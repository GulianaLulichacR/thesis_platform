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D0F81" w14:textId="77777777" w:rsidR="009A7B0E" w:rsidRDefault="002A395A">
      <w:pPr>
        <w:pStyle w:val="Ttulo"/>
      </w:pPr>
      <w:r>
        <w:rPr>
          <w:noProof/>
        </w:rPr>
        <w:drawing>
          <wp:anchor distT="0" distB="0" distL="0" distR="0" simplePos="0" relativeHeight="251658240" behindDoc="0" locked="0" layoutInCell="1" allowOverlap="1" wp14:anchorId="0671A9DA" wp14:editId="518DB522">
            <wp:simplePos x="0" y="0"/>
            <wp:positionH relativeFrom="page">
              <wp:posOffset>1136014</wp:posOffset>
            </wp:positionH>
            <wp:positionV relativeFrom="paragraph">
              <wp:posOffset>4444</wp:posOffset>
            </wp:positionV>
            <wp:extent cx="990654" cy="92262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990654" cy="922629"/>
                    </a:xfrm>
                    <a:prstGeom prst="rect">
                      <a:avLst/>
                    </a:prstGeom>
                  </pic:spPr>
                </pic:pic>
              </a:graphicData>
            </a:graphic>
          </wp:anchor>
        </w:drawing>
      </w:r>
      <w:r>
        <w:rPr>
          <w:w w:val="80"/>
        </w:rPr>
        <w:t>UNIVERSIDAD</w:t>
      </w:r>
      <w:r>
        <w:rPr>
          <w:spacing w:val="-3"/>
        </w:rPr>
        <w:t xml:space="preserve"> </w:t>
      </w:r>
      <w:r>
        <w:rPr>
          <w:w w:val="80"/>
        </w:rPr>
        <w:t>NACIONAL</w:t>
      </w:r>
      <w:r>
        <w:rPr>
          <w:spacing w:val="-3"/>
        </w:rPr>
        <w:t xml:space="preserve"> </w:t>
      </w:r>
      <w:r>
        <w:rPr>
          <w:w w:val="80"/>
        </w:rPr>
        <w:t>DE</w:t>
      </w:r>
      <w:r>
        <w:rPr>
          <w:spacing w:val="-3"/>
        </w:rPr>
        <w:t xml:space="preserve"> </w:t>
      </w:r>
      <w:r>
        <w:rPr>
          <w:spacing w:val="-2"/>
          <w:w w:val="80"/>
        </w:rPr>
        <w:t>TRUJILLO</w:t>
      </w:r>
    </w:p>
    <w:p w14:paraId="2FA87F03" w14:textId="77777777" w:rsidR="009A7B0E" w:rsidRDefault="002A395A">
      <w:pPr>
        <w:spacing w:before="61"/>
        <w:ind w:left="1190" w:right="31"/>
        <w:jc w:val="center"/>
        <w:rPr>
          <w:rFonts w:ascii="Arial MT" w:hAnsi="Arial MT"/>
          <w:sz w:val="28"/>
        </w:rPr>
      </w:pPr>
      <w:r>
        <w:rPr>
          <w:rFonts w:ascii="Arial MT" w:hAnsi="Arial MT"/>
          <w:w w:val="80"/>
          <w:sz w:val="28"/>
        </w:rPr>
        <w:t>FACULTAD</w:t>
      </w:r>
      <w:r>
        <w:rPr>
          <w:rFonts w:ascii="Arial MT" w:hAnsi="Arial MT"/>
          <w:spacing w:val="-4"/>
          <w:sz w:val="28"/>
        </w:rPr>
        <w:t xml:space="preserve"> </w:t>
      </w:r>
      <w:r>
        <w:rPr>
          <w:rFonts w:ascii="Arial MT" w:hAnsi="Arial MT"/>
          <w:w w:val="80"/>
          <w:sz w:val="28"/>
        </w:rPr>
        <w:t>DE</w:t>
      </w:r>
      <w:r>
        <w:rPr>
          <w:rFonts w:ascii="Arial MT" w:hAnsi="Arial MT"/>
          <w:spacing w:val="-3"/>
          <w:sz w:val="28"/>
        </w:rPr>
        <w:t xml:space="preserve"> </w:t>
      </w:r>
      <w:r>
        <w:rPr>
          <w:rFonts w:ascii="Arial MT" w:hAnsi="Arial MT"/>
          <w:spacing w:val="-2"/>
          <w:w w:val="80"/>
          <w:sz w:val="28"/>
        </w:rPr>
        <w:t>INGENIERÍA</w:t>
      </w:r>
    </w:p>
    <w:p w14:paraId="6E1D63F0" w14:textId="77777777" w:rsidR="009A7B0E" w:rsidRDefault="002A395A">
      <w:pPr>
        <w:spacing w:before="55"/>
        <w:ind w:left="1190" w:right="34"/>
        <w:jc w:val="center"/>
        <w:rPr>
          <w:rFonts w:ascii="Arial MT" w:hAnsi="Arial MT"/>
          <w:sz w:val="24"/>
        </w:rPr>
      </w:pPr>
      <w:r>
        <w:rPr>
          <w:rFonts w:ascii="Arial MT" w:hAnsi="Arial MT"/>
          <w:w w:val="80"/>
          <w:sz w:val="24"/>
        </w:rPr>
        <w:t>Programa</w:t>
      </w:r>
      <w:r>
        <w:rPr>
          <w:rFonts w:ascii="Arial MT" w:hAnsi="Arial MT"/>
          <w:spacing w:val="-6"/>
          <w:sz w:val="24"/>
        </w:rPr>
        <w:t xml:space="preserve"> </w:t>
      </w:r>
      <w:r>
        <w:rPr>
          <w:rFonts w:ascii="Arial MT" w:hAnsi="Arial MT"/>
          <w:w w:val="80"/>
          <w:sz w:val="24"/>
        </w:rPr>
        <w:t>de</w:t>
      </w:r>
      <w:r>
        <w:rPr>
          <w:rFonts w:ascii="Arial MT" w:hAnsi="Arial MT"/>
          <w:spacing w:val="-5"/>
          <w:sz w:val="24"/>
        </w:rPr>
        <w:t xml:space="preserve"> </w:t>
      </w:r>
      <w:r>
        <w:rPr>
          <w:rFonts w:ascii="Arial MT" w:hAnsi="Arial MT"/>
          <w:w w:val="80"/>
          <w:sz w:val="24"/>
        </w:rPr>
        <w:t>Estudios</w:t>
      </w:r>
      <w:r>
        <w:rPr>
          <w:rFonts w:ascii="Arial MT" w:hAnsi="Arial MT"/>
          <w:spacing w:val="-2"/>
          <w:sz w:val="24"/>
        </w:rPr>
        <w:t xml:space="preserve"> </w:t>
      </w:r>
      <w:r>
        <w:rPr>
          <w:rFonts w:ascii="Arial MT" w:hAnsi="Arial MT"/>
          <w:w w:val="80"/>
          <w:sz w:val="24"/>
        </w:rPr>
        <w:t>de</w:t>
      </w:r>
      <w:r>
        <w:rPr>
          <w:rFonts w:ascii="Arial MT" w:hAnsi="Arial MT"/>
          <w:spacing w:val="-5"/>
          <w:sz w:val="24"/>
        </w:rPr>
        <w:t xml:space="preserve"> </w:t>
      </w:r>
      <w:r>
        <w:rPr>
          <w:rFonts w:ascii="Arial MT" w:hAnsi="Arial MT"/>
          <w:w w:val="80"/>
          <w:sz w:val="24"/>
        </w:rPr>
        <w:t>Ingeniería</w:t>
      </w:r>
      <w:r>
        <w:rPr>
          <w:rFonts w:ascii="Arial MT" w:hAnsi="Arial MT"/>
          <w:spacing w:val="-5"/>
          <w:sz w:val="24"/>
        </w:rPr>
        <w:t xml:space="preserve"> </w:t>
      </w:r>
      <w:r>
        <w:rPr>
          <w:rFonts w:ascii="Arial MT" w:hAnsi="Arial MT"/>
          <w:w w:val="80"/>
          <w:sz w:val="24"/>
        </w:rPr>
        <w:t>de</w:t>
      </w:r>
      <w:r>
        <w:rPr>
          <w:rFonts w:ascii="Arial MT" w:hAnsi="Arial MT"/>
          <w:spacing w:val="-5"/>
          <w:sz w:val="24"/>
        </w:rPr>
        <w:t xml:space="preserve"> </w:t>
      </w:r>
      <w:r>
        <w:rPr>
          <w:rFonts w:ascii="Arial MT" w:hAnsi="Arial MT"/>
          <w:spacing w:val="-2"/>
          <w:w w:val="80"/>
          <w:sz w:val="24"/>
        </w:rPr>
        <w:t>Sistemas</w:t>
      </w:r>
    </w:p>
    <w:p w14:paraId="788FE3D2" w14:textId="77777777" w:rsidR="009A7B0E" w:rsidRDefault="009A7B0E">
      <w:pPr>
        <w:pStyle w:val="Textoindependiente"/>
        <w:spacing w:before="129"/>
        <w:rPr>
          <w:rFonts w:ascii="Arial MT"/>
          <w:i w:val="0"/>
          <w:sz w:val="28"/>
        </w:rPr>
      </w:pPr>
    </w:p>
    <w:p w14:paraId="4323F663" w14:textId="77777777" w:rsidR="009A7B0E" w:rsidRDefault="002A395A">
      <w:pPr>
        <w:pStyle w:val="Ttulo1"/>
        <w:ind w:left="1190" w:right="1192"/>
        <w:jc w:val="center"/>
      </w:pPr>
      <w:r>
        <w:rPr>
          <w:color w:val="333333"/>
          <w:w w:val="80"/>
        </w:rPr>
        <w:t>NUEVO</w:t>
      </w:r>
      <w:r>
        <w:rPr>
          <w:color w:val="333333"/>
          <w:spacing w:val="-5"/>
        </w:rPr>
        <w:t xml:space="preserve"> </w:t>
      </w:r>
      <w:r>
        <w:rPr>
          <w:color w:val="333333"/>
          <w:w w:val="80"/>
        </w:rPr>
        <w:t>ESQUEMA</w:t>
      </w:r>
      <w:r>
        <w:rPr>
          <w:color w:val="333333"/>
          <w:spacing w:val="-2"/>
        </w:rPr>
        <w:t xml:space="preserve"> </w:t>
      </w:r>
      <w:r>
        <w:rPr>
          <w:color w:val="333333"/>
          <w:w w:val="80"/>
        </w:rPr>
        <w:t>DEL</w:t>
      </w:r>
      <w:r>
        <w:rPr>
          <w:color w:val="333333"/>
          <w:spacing w:val="-7"/>
        </w:rPr>
        <w:t xml:space="preserve"> </w:t>
      </w:r>
      <w:r>
        <w:rPr>
          <w:color w:val="333333"/>
          <w:w w:val="80"/>
        </w:rPr>
        <w:t>INFORME</w:t>
      </w:r>
      <w:r>
        <w:rPr>
          <w:color w:val="333333"/>
          <w:spacing w:val="-8"/>
        </w:rPr>
        <w:t xml:space="preserve"> </w:t>
      </w:r>
      <w:r>
        <w:rPr>
          <w:color w:val="333333"/>
          <w:w w:val="80"/>
        </w:rPr>
        <w:t>DE</w:t>
      </w:r>
      <w:r>
        <w:rPr>
          <w:color w:val="333333"/>
          <w:spacing w:val="-1"/>
        </w:rPr>
        <w:t xml:space="preserve"> </w:t>
      </w:r>
      <w:r>
        <w:rPr>
          <w:color w:val="333333"/>
          <w:w w:val="80"/>
        </w:rPr>
        <w:t>PROYECTO</w:t>
      </w:r>
      <w:r>
        <w:rPr>
          <w:color w:val="333333"/>
          <w:spacing w:val="-4"/>
        </w:rPr>
        <w:t xml:space="preserve"> </w:t>
      </w:r>
      <w:r>
        <w:rPr>
          <w:color w:val="333333"/>
          <w:w w:val="80"/>
        </w:rPr>
        <w:t>DE</w:t>
      </w:r>
      <w:r>
        <w:rPr>
          <w:color w:val="333333"/>
          <w:spacing w:val="-8"/>
        </w:rPr>
        <w:t xml:space="preserve"> </w:t>
      </w:r>
      <w:r>
        <w:rPr>
          <w:color w:val="333333"/>
          <w:spacing w:val="-4"/>
          <w:w w:val="80"/>
        </w:rPr>
        <w:t>TESIS</w:t>
      </w:r>
    </w:p>
    <w:p w14:paraId="55AFFA9F" w14:textId="77777777" w:rsidR="009A7B0E" w:rsidRDefault="002A395A">
      <w:pPr>
        <w:pStyle w:val="Textoindependiente"/>
        <w:spacing w:before="6"/>
        <w:rPr>
          <w:b/>
          <w:i w:val="0"/>
          <w:sz w:val="3"/>
        </w:rPr>
      </w:pPr>
      <w:r>
        <w:rPr>
          <w:b/>
          <w:i w:val="0"/>
          <w:noProof/>
          <w:sz w:val="3"/>
        </w:rPr>
        <mc:AlternateContent>
          <mc:Choice Requires="wps">
            <w:drawing>
              <wp:anchor distT="0" distB="0" distL="0" distR="0" simplePos="0" relativeHeight="251658241" behindDoc="1" locked="0" layoutInCell="1" allowOverlap="1" wp14:anchorId="446AC83F" wp14:editId="4F90EC22">
                <wp:simplePos x="0" y="0"/>
                <wp:positionH relativeFrom="page">
                  <wp:posOffset>1062037</wp:posOffset>
                </wp:positionH>
                <wp:positionV relativeFrom="paragraph">
                  <wp:posOffset>41112</wp:posOffset>
                </wp:positionV>
                <wp:extent cx="5617845" cy="1778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7845" cy="17780"/>
                        </a:xfrm>
                        <a:custGeom>
                          <a:avLst/>
                          <a:gdLst/>
                          <a:ahLst/>
                          <a:cxnLst/>
                          <a:rect l="l" t="t" r="r" b="b"/>
                          <a:pathLst>
                            <a:path w="5617845" h="17780">
                              <a:moveTo>
                                <a:pt x="5617845" y="0"/>
                              </a:moveTo>
                              <a:lnTo>
                                <a:pt x="0" y="0"/>
                              </a:lnTo>
                              <a:lnTo>
                                <a:pt x="0" y="17779"/>
                              </a:lnTo>
                              <a:lnTo>
                                <a:pt x="5617845" y="17779"/>
                              </a:lnTo>
                              <a:lnTo>
                                <a:pt x="56178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378074" id="Graphic 2" o:spid="_x0000_s1026" style="position:absolute;margin-left:83.6pt;margin-top:3.25pt;width:442.35pt;height:1.4pt;z-index:-251658239;visibility:visible;mso-wrap-style:square;mso-wrap-distance-left:0;mso-wrap-distance-top:0;mso-wrap-distance-right:0;mso-wrap-distance-bottom:0;mso-position-horizontal:absolute;mso-position-horizontal-relative:page;mso-position-vertical:absolute;mso-position-vertical-relative:text;v-text-anchor:top" coordsize="5617845,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" path="m5617845,l,,,17779r5617845,l5617845,xe" fillcolor="black" stroked="f">
                <v:path arrowok="t"/>
                <w10:wrap type="topAndBottom" anchorx="page"/>
              </v:shape>
            </w:pict>
          </mc:Fallback>
        </mc:AlternateContent>
      </w:r>
    </w:p>
    <w:p w14:paraId="5B2E8A9D" w14:textId="77777777" w:rsidR="009A7B0E" w:rsidRDefault="002A395A">
      <w:pPr>
        <w:spacing w:before="201" w:line="242" w:lineRule="auto"/>
        <w:ind w:left="2918" w:right="197" w:hanging="2734"/>
        <w:rPr>
          <w:i/>
          <w:sz w:val="20"/>
        </w:rPr>
      </w:pPr>
      <w:r>
        <w:rPr>
          <w:i/>
          <w:w w:val="80"/>
          <w:sz w:val="20"/>
        </w:rPr>
        <w:t>(según</w:t>
      </w:r>
      <w:r>
        <w:rPr>
          <w:i/>
          <w:sz w:val="20"/>
        </w:rPr>
        <w:t xml:space="preserve"> </w:t>
      </w:r>
      <w:r>
        <w:rPr>
          <w:i/>
          <w:w w:val="80"/>
          <w:sz w:val="20"/>
        </w:rPr>
        <w:t>el</w:t>
      </w:r>
      <w:r>
        <w:rPr>
          <w:i/>
          <w:sz w:val="20"/>
        </w:rPr>
        <w:t xml:space="preserve"> </w:t>
      </w:r>
      <w:r>
        <w:rPr>
          <w:i/>
          <w:w w:val="80"/>
          <w:sz w:val="20"/>
        </w:rPr>
        <w:t>Artículo</w:t>
      </w:r>
      <w:r>
        <w:rPr>
          <w:i/>
          <w:sz w:val="20"/>
        </w:rPr>
        <w:t xml:space="preserve"> </w:t>
      </w:r>
      <w:r>
        <w:rPr>
          <w:i/>
          <w:w w:val="80"/>
          <w:sz w:val="20"/>
        </w:rPr>
        <w:t>2°</w:t>
      </w:r>
      <w:r>
        <w:rPr>
          <w:i/>
          <w:sz w:val="20"/>
        </w:rPr>
        <w:t xml:space="preserve"> </w:t>
      </w:r>
      <w:r>
        <w:rPr>
          <w:i/>
          <w:w w:val="80"/>
          <w:sz w:val="20"/>
        </w:rPr>
        <w:t>de</w:t>
      </w:r>
      <w:r>
        <w:rPr>
          <w:i/>
          <w:sz w:val="20"/>
        </w:rPr>
        <w:t xml:space="preserve"> </w:t>
      </w:r>
      <w:r>
        <w:rPr>
          <w:i/>
          <w:w w:val="80"/>
          <w:sz w:val="20"/>
        </w:rPr>
        <w:t>la</w:t>
      </w:r>
      <w:r>
        <w:rPr>
          <w:i/>
          <w:sz w:val="20"/>
        </w:rPr>
        <w:t xml:space="preserve"> </w:t>
      </w:r>
      <w:r>
        <w:rPr>
          <w:i/>
          <w:w w:val="80"/>
          <w:sz w:val="20"/>
        </w:rPr>
        <w:t>Ley</w:t>
      </w:r>
      <w:r>
        <w:rPr>
          <w:i/>
          <w:sz w:val="20"/>
        </w:rPr>
        <w:t xml:space="preserve"> </w:t>
      </w:r>
      <w:r>
        <w:rPr>
          <w:i/>
          <w:w w:val="80"/>
          <w:sz w:val="20"/>
        </w:rPr>
        <w:t>de</w:t>
      </w:r>
      <w:r>
        <w:rPr>
          <w:i/>
          <w:sz w:val="20"/>
        </w:rPr>
        <w:t xml:space="preserve"> </w:t>
      </w:r>
      <w:r>
        <w:rPr>
          <w:i/>
          <w:w w:val="80"/>
          <w:sz w:val="20"/>
        </w:rPr>
        <w:t>Repositorio</w:t>
      </w:r>
      <w:r>
        <w:rPr>
          <w:i/>
          <w:sz w:val="20"/>
        </w:rPr>
        <w:t xml:space="preserve"> </w:t>
      </w:r>
      <w:proofErr w:type="spellStart"/>
      <w:r>
        <w:rPr>
          <w:i/>
          <w:w w:val="80"/>
          <w:sz w:val="20"/>
        </w:rPr>
        <w:t>N°</w:t>
      </w:r>
      <w:proofErr w:type="spellEnd"/>
      <w:r>
        <w:rPr>
          <w:i/>
          <w:sz w:val="20"/>
        </w:rPr>
        <w:t xml:space="preserve"> </w:t>
      </w:r>
      <w:r>
        <w:rPr>
          <w:i/>
          <w:w w:val="80"/>
          <w:sz w:val="20"/>
        </w:rPr>
        <w:t>30025,</w:t>
      </w:r>
      <w:r>
        <w:rPr>
          <w:i/>
          <w:sz w:val="20"/>
        </w:rPr>
        <w:t xml:space="preserve"> </w:t>
      </w:r>
      <w:r>
        <w:rPr>
          <w:i/>
          <w:w w:val="80"/>
          <w:sz w:val="20"/>
        </w:rPr>
        <w:t>la</w:t>
      </w:r>
      <w:r>
        <w:rPr>
          <w:i/>
          <w:sz w:val="20"/>
        </w:rPr>
        <w:t xml:space="preserve"> </w:t>
      </w:r>
      <w:r>
        <w:rPr>
          <w:i/>
          <w:w w:val="80"/>
          <w:sz w:val="20"/>
        </w:rPr>
        <w:t>Resolución</w:t>
      </w:r>
      <w:r>
        <w:rPr>
          <w:i/>
          <w:sz w:val="20"/>
        </w:rPr>
        <w:t xml:space="preserve"> </w:t>
      </w:r>
      <w:r>
        <w:rPr>
          <w:i/>
          <w:w w:val="80"/>
          <w:sz w:val="20"/>
        </w:rPr>
        <w:t>de</w:t>
      </w:r>
      <w:r>
        <w:rPr>
          <w:i/>
          <w:sz w:val="20"/>
        </w:rPr>
        <w:t xml:space="preserve"> </w:t>
      </w:r>
      <w:r>
        <w:rPr>
          <w:i/>
          <w:w w:val="80"/>
          <w:sz w:val="20"/>
        </w:rPr>
        <w:t>Consejo</w:t>
      </w:r>
      <w:r>
        <w:rPr>
          <w:i/>
          <w:sz w:val="20"/>
        </w:rPr>
        <w:t xml:space="preserve"> </w:t>
      </w:r>
      <w:r>
        <w:rPr>
          <w:i/>
          <w:w w:val="80"/>
          <w:sz w:val="20"/>
        </w:rPr>
        <w:t>Directivo</w:t>
      </w:r>
      <w:r>
        <w:rPr>
          <w:i/>
          <w:sz w:val="20"/>
        </w:rPr>
        <w:t xml:space="preserve"> </w:t>
      </w:r>
      <w:proofErr w:type="spellStart"/>
      <w:r>
        <w:rPr>
          <w:i/>
          <w:w w:val="80"/>
          <w:sz w:val="20"/>
        </w:rPr>
        <w:t>N°</w:t>
      </w:r>
      <w:proofErr w:type="spellEnd"/>
      <w:r>
        <w:rPr>
          <w:i/>
          <w:sz w:val="20"/>
        </w:rPr>
        <w:t xml:space="preserve"> </w:t>
      </w:r>
      <w:r>
        <w:rPr>
          <w:i/>
          <w:w w:val="80"/>
          <w:sz w:val="20"/>
        </w:rPr>
        <w:t xml:space="preserve">033-2016-SUNEDU/CD </w:t>
      </w:r>
      <w:r>
        <w:rPr>
          <w:i/>
          <w:w w:val="85"/>
          <w:sz w:val="20"/>
        </w:rPr>
        <w:t xml:space="preserve">y la Resolución Rectoral </w:t>
      </w:r>
      <w:proofErr w:type="spellStart"/>
      <w:r>
        <w:rPr>
          <w:i/>
          <w:w w:val="85"/>
          <w:sz w:val="20"/>
        </w:rPr>
        <w:t>N°</w:t>
      </w:r>
      <w:proofErr w:type="spellEnd"/>
      <w:r>
        <w:rPr>
          <w:i/>
          <w:w w:val="85"/>
          <w:sz w:val="20"/>
        </w:rPr>
        <w:t xml:space="preserve"> 384-2018/UNT.)</w:t>
      </w:r>
    </w:p>
    <w:p w14:paraId="2388959C" w14:textId="77777777" w:rsidR="009A7B0E" w:rsidRDefault="009A7B0E">
      <w:pPr>
        <w:pStyle w:val="Textoindependiente"/>
        <w:rPr>
          <w:sz w:val="20"/>
        </w:rPr>
      </w:pPr>
    </w:p>
    <w:p w14:paraId="49E03CB7" w14:textId="77777777" w:rsidR="009A7B0E" w:rsidRDefault="009A7B0E">
      <w:pPr>
        <w:pStyle w:val="Textoindependiente"/>
        <w:spacing w:before="221"/>
        <w:rPr>
          <w:sz w:val="20"/>
        </w:rPr>
      </w:pPr>
    </w:p>
    <w:p w14:paraId="3A86176A" w14:textId="77777777" w:rsidR="009A7B0E" w:rsidRDefault="002A395A">
      <w:pPr>
        <w:pStyle w:val="Ttulo2"/>
        <w:spacing w:line="362" w:lineRule="auto"/>
        <w:ind w:right="6157"/>
      </w:pPr>
      <w:r>
        <w:rPr>
          <w:spacing w:val="-2"/>
          <w:w w:val="85"/>
        </w:rPr>
        <w:t xml:space="preserve">CUBIERTA </w:t>
      </w:r>
      <w:r>
        <w:rPr>
          <w:spacing w:val="-2"/>
          <w:w w:val="80"/>
        </w:rPr>
        <w:t>CARÁTULA</w:t>
      </w:r>
    </w:p>
    <w:p w14:paraId="453D1CAB" w14:textId="77777777" w:rsidR="009A7B0E" w:rsidRDefault="002A395A">
      <w:pPr>
        <w:spacing w:line="360" w:lineRule="auto"/>
        <w:ind w:left="850" w:right="5146"/>
        <w:rPr>
          <w:b/>
          <w:sz w:val="24"/>
        </w:rPr>
      </w:pPr>
      <w:r>
        <w:rPr>
          <w:b/>
          <w:w w:val="80"/>
          <w:sz w:val="24"/>
        </w:rPr>
        <w:t xml:space="preserve">JURADO DICTAMINADOR </w:t>
      </w:r>
      <w:r>
        <w:rPr>
          <w:b/>
          <w:w w:val="90"/>
          <w:sz w:val="24"/>
        </w:rPr>
        <w:t>ÍNDICE</w:t>
      </w:r>
      <w:r>
        <w:rPr>
          <w:b/>
          <w:spacing w:val="-12"/>
          <w:w w:val="90"/>
          <w:sz w:val="24"/>
        </w:rPr>
        <w:t xml:space="preserve"> </w:t>
      </w:r>
      <w:r>
        <w:rPr>
          <w:b/>
          <w:w w:val="90"/>
          <w:sz w:val="24"/>
        </w:rPr>
        <w:t>GENERAL</w:t>
      </w:r>
    </w:p>
    <w:p w14:paraId="548199D2" w14:textId="77777777" w:rsidR="009A7B0E" w:rsidRDefault="002A395A">
      <w:pPr>
        <w:spacing w:line="273" w:lineRule="exact"/>
        <w:ind w:left="850"/>
        <w:rPr>
          <w:rFonts w:ascii="Arial MT"/>
          <w:sz w:val="24"/>
        </w:rPr>
      </w:pPr>
      <w:r>
        <w:rPr>
          <w:b/>
          <w:w w:val="80"/>
          <w:sz w:val="24"/>
        </w:rPr>
        <w:t>INDICES</w:t>
      </w:r>
      <w:r>
        <w:rPr>
          <w:b/>
          <w:spacing w:val="-2"/>
          <w:sz w:val="24"/>
        </w:rPr>
        <w:t xml:space="preserve"> </w:t>
      </w:r>
      <w:r>
        <w:rPr>
          <w:b/>
          <w:w w:val="80"/>
          <w:sz w:val="24"/>
        </w:rPr>
        <w:t>COMPLEMENTARIOS</w:t>
      </w:r>
      <w:r>
        <w:rPr>
          <w:b/>
          <w:spacing w:val="10"/>
          <w:sz w:val="24"/>
        </w:rPr>
        <w:t xml:space="preserve"> </w:t>
      </w:r>
      <w:r>
        <w:rPr>
          <w:rFonts w:ascii="Arial MT"/>
          <w:spacing w:val="-2"/>
          <w:w w:val="80"/>
          <w:sz w:val="24"/>
        </w:rPr>
        <w:t>(OPCIONAL)</w:t>
      </w:r>
    </w:p>
    <w:p w14:paraId="0AF6F4FE" w14:textId="77777777" w:rsidR="009A7B0E" w:rsidRDefault="009A7B0E">
      <w:pPr>
        <w:pStyle w:val="Textoindependiente"/>
        <w:spacing w:before="271"/>
        <w:rPr>
          <w:rFonts w:ascii="Arial MT"/>
          <w:i w:val="0"/>
        </w:rPr>
      </w:pPr>
    </w:p>
    <w:p w14:paraId="3EB93BD8" w14:textId="77777777" w:rsidR="00A4172F" w:rsidRDefault="002A395A">
      <w:pPr>
        <w:pStyle w:val="Ttulo2"/>
        <w:spacing w:line="357" w:lineRule="auto"/>
        <w:ind w:right="5146"/>
        <w:rPr>
          <w:w w:val="80"/>
        </w:rPr>
      </w:pPr>
      <w:r>
        <w:rPr>
          <w:w w:val="80"/>
        </w:rPr>
        <w:t>CAPITULO I: INTRODUCCIÓN</w:t>
      </w:r>
      <w:r>
        <w:rPr>
          <w:w w:val="80"/>
        </w:rPr>
        <w:t xml:space="preserve"> </w:t>
      </w:r>
    </w:p>
    <w:p w14:paraId="65D57143" w14:textId="08321BCE" w:rsidR="00A4172F" w:rsidRPr="00F540DB" w:rsidRDefault="00A4172F" w:rsidP="00A4172F">
      <w:pPr>
        <w:pStyle w:val="Textoindependiente"/>
        <w:spacing w:before="136" w:line="360" w:lineRule="auto"/>
        <w:ind w:left="850" w:right="139"/>
        <w:jc w:val="both"/>
        <w:rPr>
          <w:highlight w:val="yellow"/>
        </w:rPr>
      </w:pPr>
      <w:r w:rsidRPr="00F540DB">
        <w:rPr>
          <w:spacing w:val="-2"/>
          <w:w w:val="85"/>
          <w:highlight w:val="yellow"/>
        </w:rPr>
        <w:t>(se</w:t>
      </w:r>
      <w:r w:rsidRPr="00F540DB">
        <w:rPr>
          <w:spacing w:val="-3"/>
          <w:w w:val="85"/>
          <w:highlight w:val="yellow"/>
        </w:rPr>
        <w:t xml:space="preserve"> </w:t>
      </w:r>
      <w:r w:rsidRPr="00F540DB">
        <w:rPr>
          <w:spacing w:val="-2"/>
          <w:w w:val="85"/>
          <w:highlight w:val="yellow"/>
        </w:rPr>
        <w:t>redacta en prosa y sin</w:t>
      </w:r>
      <w:r w:rsidRPr="00F540DB">
        <w:rPr>
          <w:spacing w:val="-5"/>
          <w:w w:val="85"/>
          <w:highlight w:val="yellow"/>
        </w:rPr>
        <w:t xml:space="preserve"> </w:t>
      </w:r>
      <w:r w:rsidRPr="00F540DB">
        <w:rPr>
          <w:spacing w:val="-2"/>
          <w:w w:val="85"/>
          <w:highlight w:val="yellow"/>
        </w:rPr>
        <w:t>subtítulos,</w:t>
      </w:r>
      <w:r w:rsidRPr="00F540DB">
        <w:rPr>
          <w:spacing w:val="-8"/>
          <w:highlight w:val="yellow"/>
        </w:rPr>
        <w:t xml:space="preserve"> </w:t>
      </w:r>
      <w:r w:rsidRPr="00F540DB">
        <w:rPr>
          <w:spacing w:val="-2"/>
          <w:w w:val="85"/>
          <w:highlight w:val="yellow"/>
        </w:rPr>
        <w:t>esto</w:t>
      </w:r>
      <w:r w:rsidRPr="00F540DB">
        <w:rPr>
          <w:spacing w:val="-5"/>
          <w:w w:val="85"/>
          <w:highlight w:val="yellow"/>
        </w:rPr>
        <w:t xml:space="preserve"> </w:t>
      </w:r>
      <w:r w:rsidRPr="00F540DB">
        <w:rPr>
          <w:spacing w:val="-2"/>
          <w:w w:val="85"/>
          <w:highlight w:val="yellow"/>
        </w:rPr>
        <w:t xml:space="preserve">incluye la Realidad Problemática [en el Contexto </w:t>
      </w:r>
      <w:r w:rsidRPr="00F540DB">
        <w:rPr>
          <w:w w:val="85"/>
          <w:highlight w:val="yellow"/>
        </w:rPr>
        <w:t>Social</w:t>
      </w:r>
      <w:r w:rsidRPr="00F540DB">
        <w:rPr>
          <w:spacing w:val="-3"/>
          <w:w w:val="85"/>
          <w:highlight w:val="yellow"/>
        </w:rPr>
        <w:t xml:space="preserve"> </w:t>
      </w:r>
      <w:r w:rsidRPr="00F540DB">
        <w:rPr>
          <w:w w:val="85"/>
          <w:highlight w:val="yellow"/>
        </w:rPr>
        <w:t>de</w:t>
      </w:r>
      <w:r w:rsidRPr="00F540DB">
        <w:rPr>
          <w:spacing w:val="-4"/>
          <w:w w:val="85"/>
          <w:highlight w:val="yellow"/>
        </w:rPr>
        <w:t xml:space="preserve"> </w:t>
      </w:r>
      <w:r w:rsidRPr="00F540DB">
        <w:rPr>
          <w:w w:val="85"/>
          <w:highlight w:val="yellow"/>
        </w:rPr>
        <w:t>lo</w:t>
      </w:r>
      <w:r w:rsidRPr="00F540DB">
        <w:rPr>
          <w:spacing w:val="-4"/>
          <w:w w:val="85"/>
          <w:highlight w:val="yellow"/>
        </w:rPr>
        <w:t xml:space="preserve"> </w:t>
      </w:r>
      <w:r w:rsidRPr="00F540DB">
        <w:rPr>
          <w:w w:val="85"/>
          <w:highlight w:val="yellow"/>
        </w:rPr>
        <w:t>general</w:t>
      </w:r>
      <w:r w:rsidRPr="00F540DB">
        <w:rPr>
          <w:spacing w:val="-3"/>
          <w:w w:val="85"/>
          <w:highlight w:val="yellow"/>
        </w:rPr>
        <w:t xml:space="preserve"> </w:t>
      </w:r>
      <w:r w:rsidRPr="00F540DB">
        <w:rPr>
          <w:w w:val="85"/>
          <w:highlight w:val="yellow"/>
        </w:rPr>
        <w:t>a</w:t>
      </w:r>
      <w:r w:rsidRPr="00F540DB">
        <w:rPr>
          <w:spacing w:val="-4"/>
          <w:w w:val="85"/>
          <w:highlight w:val="yellow"/>
        </w:rPr>
        <w:t xml:space="preserve"> </w:t>
      </w:r>
      <w:r w:rsidRPr="00F540DB">
        <w:rPr>
          <w:w w:val="85"/>
          <w:highlight w:val="yellow"/>
        </w:rPr>
        <w:t>específico</w:t>
      </w:r>
      <w:r w:rsidRPr="00F540DB">
        <w:rPr>
          <w:spacing w:val="-4"/>
          <w:w w:val="85"/>
          <w:highlight w:val="yellow"/>
        </w:rPr>
        <w:t xml:space="preserve"> </w:t>
      </w:r>
      <w:r w:rsidRPr="00F540DB">
        <w:rPr>
          <w:w w:val="85"/>
          <w:highlight w:val="yellow"/>
        </w:rPr>
        <w:t>y</w:t>
      </w:r>
      <w:r w:rsidRPr="00F540DB">
        <w:rPr>
          <w:spacing w:val="-2"/>
          <w:w w:val="85"/>
          <w:highlight w:val="yellow"/>
        </w:rPr>
        <w:t xml:space="preserve"> </w:t>
      </w:r>
      <w:r w:rsidRPr="00F540DB">
        <w:rPr>
          <w:w w:val="85"/>
          <w:highlight w:val="yellow"/>
        </w:rPr>
        <w:t>el Problema</w:t>
      </w:r>
      <w:r w:rsidRPr="00F540DB">
        <w:rPr>
          <w:spacing w:val="-4"/>
          <w:w w:val="85"/>
          <w:highlight w:val="yellow"/>
        </w:rPr>
        <w:t xml:space="preserve"> </w:t>
      </w:r>
      <w:r w:rsidRPr="00F540DB">
        <w:rPr>
          <w:w w:val="85"/>
          <w:highlight w:val="yellow"/>
        </w:rPr>
        <w:t>de</w:t>
      </w:r>
      <w:r w:rsidRPr="00F540DB">
        <w:rPr>
          <w:spacing w:val="-3"/>
          <w:w w:val="85"/>
          <w:highlight w:val="yellow"/>
        </w:rPr>
        <w:t xml:space="preserve"> </w:t>
      </w:r>
      <w:r w:rsidRPr="00F540DB">
        <w:rPr>
          <w:w w:val="85"/>
          <w:highlight w:val="yellow"/>
        </w:rPr>
        <w:t>Investigación</w:t>
      </w:r>
      <w:r w:rsidRPr="00F540DB">
        <w:rPr>
          <w:spacing w:val="-4"/>
          <w:w w:val="85"/>
          <w:highlight w:val="yellow"/>
        </w:rPr>
        <w:t xml:space="preserve"> </w:t>
      </w:r>
      <w:r w:rsidRPr="00F540DB">
        <w:rPr>
          <w:w w:val="85"/>
          <w:highlight w:val="yellow"/>
        </w:rPr>
        <w:t>para</w:t>
      </w:r>
      <w:r w:rsidRPr="00F540DB">
        <w:rPr>
          <w:spacing w:val="-4"/>
          <w:w w:val="85"/>
          <w:highlight w:val="yellow"/>
        </w:rPr>
        <w:t xml:space="preserve"> </w:t>
      </w:r>
      <w:r w:rsidRPr="00F540DB">
        <w:rPr>
          <w:w w:val="85"/>
          <w:highlight w:val="yellow"/>
        </w:rPr>
        <w:t>el</w:t>
      </w:r>
      <w:r w:rsidRPr="00F540DB">
        <w:rPr>
          <w:spacing w:val="-3"/>
          <w:w w:val="85"/>
          <w:highlight w:val="yellow"/>
        </w:rPr>
        <w:t xml:space="preserve"> </w:t>
      </w:r>
      <w:r w:rsidRPr="00F540DB">
        <w:rPr>
          <w:w w:val="85"/>
          <w:highlight w:val="yellow"/>
        </w:rPr>
        <w:t>área</w:t>
      </w:r>
      <w:r w:rsidRPr="00F540DB">
        <w:rPr>
          <w:spacing w:val="-4"/>
          <w:w w:val="85"/>
          <w:highlight w:val="yellow"/>
        </w:rPr>
        <w:t xml:space="preserve"> </w:t>
      </w:r>
      <w:proofErr w:type="spellStart"/>
      <w:r w:rsidRPr="00F540DB">
        <w:rPr>
          <w:w w:val="85"/>
          <w:highlight w:val="yellow"/>
        </w:rPr>
        <w:t>pr</w:t>
      </w:r>
      <w:r w:rsidR="00293DC9" w:rsidRPr="00F540DB">
        <w:rPr>
          <w:w w:val="85"/>
          <w:highlight w:val="yellow"/>
        </w:rPr>
        <w:t>f</w:t>
      </w:r>
      <w:r w:rsidRPr="00F540DB">
        <w:rPr>
          <w:w w:val="85"/>
          <w:highlight w:val="yellow"/>
        </w:rPr>
        <w:t>ofesional</w:t>
      </w:r>
      <w:proofErr w:type="spellEnd"/>
      <w:r w:rsidRPr="00F540DB">
        <w:rPr>
          <w:w w:val="85"/>
          <w:highlight w:val="yellow"/>
        </w:rPr>
        <w:t>], los</w:t>
      </w:r>
      <w:r w:rsidRPr="00F540DB">
        <w:rPr>
          <w:spacing w:val="-4"/>
          <w:highlight w:val="yellow"/>
        </w:rPr>
        <w:t xml:space="preserve"> </w:t>
      </w:r>
      <w:r w:rsidRPr="00F540DB">
        <w:rPr>
          <w:w w:val="85"/>
          <w:highlight w:val="yellow"/>
        </w:rPr>
        <w:t>Antecedentes</w:t>
      </w:r>
      <w:r w:rsidRPr="00F540DB">
        <w:rPr>
          <w:spacing w:val="-3"/>
          <w:highlight w:val="yellow"/>
        </w:rPr>
        <w:t xml:space="preserve"> </w:t>
      </w:r>
      <w:r w:rsidRPr="00F540DB">
        <w:rPr>
          <w:w w:val="85"/>
          <w:highlight w:val="yellow"/>
        </w:rPr>
        <w:t>del</w:t>
      </w:r>
      <w:r w:rsidRPr="00F540DB">
        <w:rPr>
          <w:spacing w:val="-5"/>
          <w:highlight w:val="yellow"/>
        </w:rPr>
        <w:t xml:space="preserve"> </w:t>
      </w:r>
      <w:r w:rsidRPr="00F540DB">
        <w:rPr>
          <w:w w:val="85"/>
          <w:highlight w:val="yellow"/>
        </w:rPr>
        <w:t>Problema [Artículos</w:t>
      </w:r>
      <w:r w:rsidRPr="00F540DB">
        <w:rPr>
          <w:spacing w:val="-3"/>
          <w:highlight w:val="yellow"/>
        </w:rPr>
        <w:t xml:space="preserve"> </w:t>
      </w:r>
      <w:r w:rsidRPr="00F540DB">
        <w:rPr>
          <w:w w:val="85"/>
          <w:highlight w:val="yellow"/>
        </w:rPr>
        <w:t>Científicos</w:t>
      </w:r>
      <w:r w:rsidRPr="00F540DB">
        <w:rPr>
          <w:spacing w:val="-4"/>
          <w:highlight w:val="yellow"/>
        </w:rPr>
        <w:t xml:space="preserve"> </w:t>
      </w:r>
      <w:r w:rsidRPr="00F540DB">
        <w:rPr>
          <w:w w:val="85"/>
          <w:highlight w:val="yellow"/>
        </w:rPr>
        <w:t>de revistas</w:t>
      </w:r>
      <w:r w:rsidRPr="00F540DB">
        <w:rPr>
          <w:spacing w:val="-4"/>
          <w:highlight w:val="yellow"/>
        </w:rPr>
        <w:t xml:space="preserve"> </w:t>
      </w:r>
      <w:r w:rsidRPr="00F540DB">
        <w:rPr>
          <w:w w:val="85"/>
          <w:highlight w:val="yellow"/>
        </w:rPr>
        <w:t>indexadas</w:t>
      </w:r>
      <w:r w:rsidRPr="00F540DB">
        <w:rPr>
          <w:spacing w:val="-4"/>
          <w:highlight w:val="yellow"/>
        </w:rPr>
        <w:t xml:space="preserve"> </w:t>
      </w:r>
      <w:r w:rsidRPr="00F540DB">
        <w:rPr>
          <w:w w:val="85"/>
          <w:highlight w:val="yellow"/>
        </w:rPr>
        <w:t>y</w:t>
      </w:r>
      <w:r w:rsidRPr="00F540DB">
        <w:rPr>
          <w:spacing w:val="-1"/>
          <w:highlight w:val="yellow"/>
        </w:rPr>
        <w:t xml:space="preserve"> </w:t>
      </w:r>
      <w:r w:rsidRPr="00F540DB">
        <w:rPr>
          <w:w w:val="85"/>
          <w:highlight w:val="yellow"/>
        </w:rPr>
        <w:t>Tesis</w:t>
      </w:r>
      <w:r w:rsidRPr="00F540DB">
        <w:rPr>
          <w:spacing w:val="-4"/>
          <w:highlight w:val="yellow"/>
        </w:rPr>
        <w:t xml:space="preserve"> </w:t>
      </w:r>
      <w:r w:rsidRPr="00F540DB">
        <w:rPr>
          <w:w w:val="85"/>
          <w:highlight w:val="yellow"/>
        </w:rPr>
        <w:t>en el</w:t>
      </w:r>
    </w:p>
    <w:p w14:paraId="486716F1" w14:textId="77777777" w:rsidR="00A4172F" w:rsidRPr="00F540DB" w:rsidRDefault="00A4172F" w:rsidP="00A4172F">
      <w:pPr>
        <w:pStyle w:val="Textoindependiente"/>
        <w:spacing w:line="360" w:lineRule="auto"/>
        <w:jc w:val="both"/>
        <w:rPr>
          <w:highlight w:val="yellow"/>
        </w:rPr>
        <w:sectPr w:rsidR="00A4172F" w:rsidRPr="00F540DB" w:rsidSect="00A4172F">
          <w:type w:val="continuous"/>
          <w:pgSz w:w="11910" w:h="16840"/>
          <w:pgMar w:top="1320" w:right="1275" w:bottom="280" w:left="1559" w:header="720" w:footer="720" w:gutter="0"/>
          <w:cols w:space="720"/>
        </w:sectPr>
      </w:pPr>
    </w:p>
    <w:p w14:paraId="35E80234" w14:textId="77777777" w:rsidR="00A4172F" w:rsidRDefault="00A4172F" w:rsidP="00A4172F">
      <w:pPr>
        <w:pStyle w:val="Textoindependiente"/>
        <w:spacing w:before="79" w:line="360" w:lineRule="auto"/>
        <w:ind w:left="850" w:right="142"/>
        <w:jc w:val="both"/>
      </w:pPr>
      <w:r w:rsidRPr="00F540DB">
        <w:rPr>
          <w:w w:val="90"/>
          <w:highlight w:val="yellow"/>
        </w:rPr>
        <w:t>ámbito</w:t>
      </w:r>
      <w:r w:rsidRPr="00F540DB">
        <w:rPr>
          <w:spacing w:val="-10"/>
          <w:w w:val="90"/>
          <w:highlight w:val="yellow"/>
        </w:rPr>
        <w:t xml:space="preserve"> </w:t>
      </w:r>
      <w:r w:rsidRPr="00F540DB">
        <w:rPr>
          <w:w w:val="90"/>
          <w:highlight w:val="yellow"/>
        </w:rPr>
        <w:t>Nacional</w:t>
      </w:r>
      <w:r w:rsidRPr="00F540DB">
        <w:rPr>
          <w:spacing w:val="-10"/>
          <w:w w:val="90"/>
          <w:highlight w:val="yellow"/>
        </w:rPr>
        <w:t xml:space="preserve"> </w:t>
      </w:r>
      <w:r w:rsidRPr="00F540DB">
        <w:rPr>
          <w:w w:val="90"/>
          <w:highlight w:val="yellow"/>
        </w:rPr>
        <w:t>e</w:t>
      </w:r>
      <w:r w:rsidRPr="00F540DB">
        <w:rPr>
          <w:spacing w:val="-10"/>
          <w:w w:val="90"/>
          <w:highlight w:val="yellow"/>
        </w:rPr>
        <w:t xml:space="preserve"> </w:t>
      </w:r>
      <w:r w:rsidRPr="00F540DB">
        <w:rPr>
          <w:w w:val="90"/>
          <w:highlight w:val="yellow"/>
        </w:rPr>
        <w:t>Internacional],</w:t>
      </w:r>
      <w:r w:rsidRPr="00F540DB">
        <w:rPr>
          <w:spacing w:val="-9"/>
          <w:w w:val="90"/>
          <w:highlight w:val="yellow"/>
        </w:rPr>
        <w:t xml:space="preserve"> </w:t>
      </w:r>
      <w:r w:rsidRPr="00F540DB">
        <w:rPr>
          <w:w w:val="90"/>
          <w:highlight w:val="yellow"/>
        </w:rPr>
        <w:t>el</w:t>
      </w:r>
      <w:r w:rsidRPr="00F540DB">
        <w:rPr>
          <w:spacing w:val="-10"/>
          <w:w w:val="90"/>
          <w:highlight w:val="yellow"/>
        </w:rPr>
        <w:t xml:space="preserve"> </w:t>
      </w:r>
      <w:r w:rsidRPr="00F540DB">
        <w:rPr>
          <w:w w:val="90"/>
          <w:highlight w:val="yellow"/>
        </w:rPr>
        <w:t>Marco</w:t>
      </w:r>
      <w:r w:rsidRPr="00F540DB">
        <w:rPr>
          <w:spacing w:val="-10"/>
          <w:w w:val="90"/>
          <w:highlight w:val="yellow"/>
        </w:rPr>
        <w:t xml:space="preserve"> </w:t>
      </w:r>
      <w:r w:rsidRPr="00F540DB">
        <w:rPr>
          <w:w w:val="90"/>
          <w:highlight w:val="yellow"/>
        </w:rPr>
        <w:t>Teórico</w:t>
      </w:r>
      <w:r w:rsidRPr="00F540DB">
        <w:rPr>
          <w:spacing w:val="-10"/>
          <w:w w:val="90"/>
          <w:highlight w:val="yellow"/>
        </w:rPr>
        <w:t xml:space="preserve"> </w:t>
      </w:r>
      <w:r w:rsidRPr="00F540DB">
        <w:rPr>
          <w:w w:val="90"/>
          <w:highlight w:val="yellow"/>
        </w:rPr>
        <w:t>[Teorías</w:t>
      </w:r>
      <w:r w:rsidRPr="00F540DB">
        <w:rPr>
          <w:spacing w:val="-9"/>
          <w:w w:val="90"/>
          <w:highlight w:val="yellow"/>
        </w:rPr>
        <w:t xml:space="preserve"> </w:t>
      </w:r>
      <w:r w:rsidRPr="00F540DB">
        <w:rPr>
          <w:w w:val="90"/>
          <w:highlight w:val="yellow"/>
        </w:rPr>
        <w:t>y</w:t>
      </w:r>
      <w:r w:rsidRPr="00F540DB">
        <w:rPr>
          <w:spacing w:val="-10"/>
          <w:w w:val="90"/>
          <w:highlight w:val="yellow"/>
        </w:rPr>
        <w:t xml:space="preserve"> </w:t>
      </w:r>
      <w:r w:rsidRPr="00F540DB">
        <w:rPr>
          <w:w w:val="90"/>
          <w:highlight w:val="yellow"/>
        </w:rPr>
        <w:t>Enfoques</w:t>
      </w:r>
      <w:r w:rsidRPr="00F540DB">
        <w:rPr>
          <w:spacing w:val="-10"/>
          <w:w w:val="90"/>
          <w:highlight w:val="yellow"/>
        </w:rPr>
        <w:t xml:space="preserve"> </w:t>
      </w:r>
      <w:r w:rsidRPr="00F540DB">
        <w:rPr>
          <w:w w:val="90"/>
          <w:highlight w:val="yellow"/>
        </w:rPr>
        <w:t xml:space="preserve">conceptuales </w:t>
      </w:r>
      <w:r w:rsidRPr="00F540DB">
        <w:rPr>
          <w:w w:val="80"/>
          <w:highlight w:val="yellow"/>
        </w:rPr>
        <w:t>relacionados al tema de investigación, así como la descripción</w:t>
      </w:r>
      <w:r w:rsidRPr="00F540DB">
        <w:rPr>
          <w:highlight w:val="yellow"/>
        </w:rPr>
        <w:t xml:space="preserve"> </w:t>
      </w:r>
      <w:r w:rsidRPr="00F540DB">
        <w:rPr>
          <w:w w:val="80"/>
          <w:highlight w:val="yellow"/>
        </w:rPr>
        <w:t xml:space="preserve">detallada de 3 Metodologías </w:t>
      </w:r>
      <w:r w:rsidRPr="00F540DB">
        <w:rPr>
          <w:w w:val="90"/>
          <w:highlight w:val="yellow"/>
        </w:rPr>
        <w:t>Estándares alternativas para el desarrollo de la Solución Tecnológica Propuesta], la Justificación de la Investigación [teórica, práctica y metodológica], el Enunciado o</w:t>
      </w:r>
      <w:r>
        <w:rPr>
          <w:w w:val="90"/>
        </w:rPr>
        <w:t xml:space="preserve"> </w:t>
      </w:r>
      <w:r>
        <w:rPr>
          <w:spacing w:val="-2"/>
          <w:w w:val="85"/>
        </w:rPr>
        <w:t xml:space="preserve">Formulación del Problema [Interrogante o Pregunta], la Hipótesis, los Objetivos [General y </w:t>
      </w:r>
      <w:r>
        <w:rPr>
          <w:w w:val="80"/>
        </w:rPr>
        <w:t xml:space="preserve">Específicos] y las </w:t>
      </w:r>
      <w:r w:rsidRPr="00F540DB">
        <w:rPr>
          <w:w w:val="80"/>
          <w:highlight w:val="yellow"/>
        </w:rPr>
        <w:t>Limitaciones del Estudio [en el Aspecto Técnico, Económico y Operativo]).</w:t>
      </w:r>
    </w:p>
    <w:p w14:paraId="740F9303" w14:textId="6EAB4FCE" w:rsidR="47551386" w:rsidRPr="00EF0F30" w:rsidRDefault="65733CF9" w:rsidP="47551386">
      <w:pPr>
        <w:spacing w:before="79" w:line="360" w:lineRule="auto"/>
        <w:ind w:left="850" w:right="142"/>
        <w:jc w:val="both"/>
        <w:rPr>
          <w:rFonts w:ascii="Arial Narrow" w:hAnsi="Arial Narrow"/>
        </w:rPr>
      </w:pPr>
      <w:r w:rsidRPr="00EF0F30">
        <w:rPr>
          <w:rFonts w:ascii="Arial Narrow" w:hAnsi="Arial Narrow"/>
          <w:sz w:val="24"/>
          <w:szCs w:val="24"/>
          <w:lang w:val="es-PE"/>
        </w:rPr>
        <w:t>La</w:t>
      </w:r>
      <w:r w:rsidR="47551386" w:rsidRPr="00EF0F30">
        <w:rPr>
          <w:rFonts w:ascii="Arial Narrow" w:hAnsi="Arial Narrow"/>
          <w:sz w:val="24"/>
          <w:szCs w:val="24"/>
          <w:lang w:val="es-PE"/>
        </w:rPr>
        <w:t xml:space="preserve"> inseguridad ciudadana representa a uno de los principales problemas para la población, especialmente en las ciudades donde el crecimiento poblacional, la informalidad y la escasa disposición de respuesta de las instituciones que favorecen el aumento de la criminalidad. Estudios internacionales demuestran que la forma tradicional de seguridad, basada en patrullajes y registros manuales, resulta ineficiente ante dinámicas delictivas cada vez más complejas. Esta situación </w:t>
      </w:r>
      <w:r w:rsidR="140968D1" w:rsidRPr="00EF0F30">
        <w:rPr>
          <w:rFonts w:ascii="Arial Narrow" w:hAnsi="Arial Narrow"/>
          <w:sz w:val="24"/>
          <w:szCs w:val="24"/>
          <w:lang w:val="es-PE"/>
        </w:rPr>
        <w:t xml:space="preserve">motiva a </w:t>
      </w:r>
      <w:r w:rsidR="44EC9845" w:rsidRPr="00EF0F30">
        <w:rPr>
          <w:rFonts w:ascii="Arial Narrow" w:hAnsi="Arial Narrow"/>
          <w:sz w:val="24"/>
          <w:szCs w:val="24"/>
          <w:lang w:val="es-PE"/>
        </w:rPr>
        <w:t>la</w:t>
      </w:r>
      <w:r w:rsidR="47551386" w:rsidRPr="00EF0F30">
        <w:rPr>
          <w:rFonts w:ascii="Arial Narrow" w:hAnsi="Arial Narrow"/>
          <w:sz w:val="24"/>
          <w:szCs w:val="24"/>
          <w:lang w:val="es-PE"/>
        </w:rPr>
        <w:t xml:space="preserve"> incorporación de tecnologías emergentes como la geolocalización, el análisis espacial y la inteligencia artificial</w:t>
      </w:r>
      <w:r w:rsidR="44EC9845" w:rsidRPr="00EF0F30">
        <w:rPr>
          <w:rFonts w:ascii="Arial Narrow" w:hAnsi="Arial Narrow"/>
          <w:sz w:val="24"/>
          <w:szCs w:val="24"/>
          <w:lang w:val="es-PE"/>
        </w:rPr>
        <w:t xml:space="preserve">, las </w:t>
      </w:r>
      <w:r w:rsidR="4DC8ACA4" w:rsidRPr="00EF0F30">
        <w:rPr>
          <w:rFonts w:ascii="Arial Narrow" w:hAnsi="Arial Narrow"/>
          <w:sz w:val="24"/>
          <w:szCs w:val="24"/>
          <w:lang w:val="es-PE"/>
        </w:rPr>
        <w:t>cuales</w:t>
      </w:r>
      <w:r w:rsidR="44EC9845" w:rsidRPr="00EF0F30">
        <w:rPr>
          <w:rFonts w:ascii="Arial Narrow" w:hAnsi="Arial Narrow"/>
          <w:sz w:val="24"/>
          <w:szCs w:val="24"/>
          <w:lang w:val="es-PE"/>
        </w:rPr>
        <w:t xml:space="preserve"> permiten mejorar la </w:t>
      </w:r>
      <w:r w:rsidR="47551386" w:rsidRPr="00EF0F30">
        <w:rPr>
          <w:rFonts w:ascii="Arial Narrow" w:hAnsi="Arial Narrow"/>
          <w:sz w:val="24"/>
          <w:szCs w:val="24"/>
          <w:lang w:val="es-PE"/>
        </w:rPr>
        <w:t>prevención del delito</w:t>
      </w:r>
      <w:r w:rsidR="4DC8ACA4" w:rsidRPr="00EF0F30">
        <w:rPr>
          <w:rFonts w:ascii="Arial Narrow" w:hAnsi="Arial Narrow"/>
          <w:sz w:val="24"/>
          <w:szCs w:val="24"/>
          <w:lang w:val="es-PE"/>
        </w:rPr>
        <w:t xml:space="preserve"> mediante el uso </w:t>
      </w:r>
      <w:r w:rsidR="183F5F97" w:rsidRPr="00EF0F30">
        <w:rPr>
          <w:rFonts w:ascii="Arial Narrow" w:hAnsi="Arial Narrow"/>
          <w:sz w:val="24"/>
          <w:szCs w:val="24"/>
          <w:lang w:val="es-PE"/>
        </w:rPr>
        <w:t>estratégico</w:t>
      </w:r>
      <w:r w:rsidR="4DC8ACA4" w:rsidRPr="00EF0F30">
        <w:rPr>
          <w:rFonts w:ascii="Arial Narrow" w:hAnsi="Arial Narrow"/>
          <w:sz w:val="24"/>
          <w:szCs w:val="24"/>
          <w:lang w:val="es-PE"/>
        </w:rPr>
        <w:t xml:space="preserve"> de la información</w:t>
      </w:r>
      <w:r w:rsidR="47551386" w:rsidRPr="00EF0F30">
        <w:rPr>
          <w:rFonts w:ascii="Arial Narrow" w:hAnsi="Arial Narrow"/>
          <w:sz w:val="24"/>
          <w:szCs w:val="24"/>
          <w:lang w:val="es-PE"/>
        </w:rPr>
        <w:t>.</w:t>
      </w:r>
    </w:p>
    <w:p w14:paraId="39DF4185" w14:textId="016CE292" w:rsidR="47551386" w:rsidRPr="00EF0F30" w:rsidRDefault="47551386" w:rsidP="47551386">
      <w:pPr>
        <w:spacing w:before="79" w:line="360" w:lineRule="auto"/>
        <w:ind w:left="850" w:right="142"/>
        <w:jc w:val="both"/>
        <w:rPr>
          <w:rFonts w:ascii="Arial Narrow" w:hAnsi="Arial Narrow"/>
        </w:rPr>
      </w:pPr>
      <w:r w:rsidRPr="00EF0F30">
        <w:rPr>
          <w:rFonts w:ascii="Arial Narrow" w:hAnsi="Arial Narrow"/>
          <w:sz w:val="24"/>
          <w:szCs w:val="24"/>
          <w:lang w:val="es-PE"/>
        </w:rPr>
        <w:t xml:space="preserve"> </w:t>
      </w:r>
    </w:p>
    <w:p w14:paraId="2C5DBA9A" w14:textId="7597657E" w:rsidR="47551386" w:rsidRPr="00EF0F30" w:rsidRDefault="47551386" w:rsidP="47551386">
      <w:pPr>
        <w:spacing w:before="79" w:line="360" w:lineRule="auto"/>
        <w:ind w:left="850" w:right="142"/>
        <w:jc w:val="both"/>
        <w:rPr>
          <w:rFonts w:ascii="Arial Narrow" w:hAnsi="Arial Narrow"/>
        </w:rPr>
      </w:pPr>
      <w:r w:rsidRPr="00EF0F30">
        <w:rPr>
          <w:rFonts w:ascii="Arial Narrow" w:hAnsi="Arial Narrow"/>
          <w:sz w:val="24"/>
          <w:szCs w:val="24"/>
          <w:lang w:val="es-PE"/>
        </w:rPr>
        <w:t xml:space="preserve">En el </w:t>
      </w:r>
      <w:r w:rsidR="183F5F97" w:rsidRPr="00EF0F30">
        <w:rPr>
          <w:rFonts w:ascii="Arial Narrow" w:hAnsi="Arial Narrow"/>
          <w:sz w:val="24"/>
          <w:szCs w:val="24"/>
          <w:lang w:val="es-PE"/>
        </w:rPr>
        <w:t>ámbito</w:t>
      </w:r>
      <w:r w:rsidRPr="00EF0F30">
        <w:rPr>
          <w:rFonts w:ascii="Arial Narrow" w:hAnsi="Arial Narrow"/>
          <w:sz w:val="24"/>
          <w:szCs w:val="24"/>
          <w:lang w:val="es-PE"/>
        </w:rPr>
        <w:t xml:space="preserve"> nacional, la inseguridad ciudadana se ha consolidado como una de las principales preocupaciones sociales. </w:t>
      </w:r>
      <w:r w:rsidR="183F5F97" w:rsidRPr="00EF0F30">
        <w:rPr>
          <w:rFonts w:ascii="Arial Narrow" w:hAnsi="Arial Narrow"/>
          <w:sz w:val="24"/>
          <w:szCs w:val="24"/>
          <w:lang w:val="es-PE"/>
        </w:rPr>
        <w:t>Según</w:t>
      </w:r>
      <w:r w:rsidRPr="00EF0F30">
        <w:rPr>
          <w:rFonts w:ascii="Arial Narrow" w:hAnsi="Arial Narrow"/>
          <w:sz w:val="24"/>
          <w:szCs w:val="24"/>
          <w:lang w:val="es-PE"/>
        </w:rPr>
        <w:t xml:space="preserve"> reportes del Ministerio del Interior y el Instituto </w:t>
      </w:r>
      <w:r w:rsidRPr="00EF0F30">
        <w:rPr>
          <w:rFonts w:ascii="Arial Narrow" w:hAnsi="Arial Narrow"/>
          <w:sz w:val="24"/>
          <w:szCs w:val="24"/>
          <w:lang w:val="es-PE"/>
        </w:rPr>
        <w:lastRenderedPageBreak/>
        <w:t xml:space="preserve">Nacional de Estadística e Informática, los delitos contra el patrimonio representan </w:t>
      </w:r>
      <w:r w:rsidR="1EC183BC" w:rsidRPr="00EF0F30">
        <w:rPr>
          <w:rFonts w:ascii="Arial Narrow" w:hAnsi="Arial Narrow"/>
          <w:sz w:val="24"/>
          <w:szCs w:val="24"/>
          <w:lang w:val="es-PE"/>
        </w:rPr>
        <w:t xml:space="preserve">aproximadamente </w:t>
      </w:r>
      <w:r w:rsidRPr="00EF0F30">
        <w:rPr>
          <w:rFonts w:ascii="Arial Narrow" w:hAnsi="Arial Narrow"/>
          <w:sz w:val="24"/>
          <w:szCs w:val="24"/>
          <w:lang w:val="es-PE"/>
        </w:rPr>
        <w:t xml:space="preserve">el 68% de </w:t>
      </w:r>
      <w:r w:rsidR="7915BBC6" w:rsidRPr="00EF0F30">
        <w:rPr>
          <w:rFonts w:ascii="Arial Narrow" w:hAnsi="Arial Narrow"/>
          <w:sz w:val="24"/>
          <w:szCs w:val="24"/>
          <w:lang w:val="es-PE"/>
        </w:rPr>
        <w:t xml:space="preserve">las </w:t>
      </w:r>
      <w:r w:rsidRPr="00EF0F30">
        <w:rPr>
          <w:rFonts w:ascii="Arial Narrow" w:hAnsi="Arial Narrow"/>
          <w:sz w:val="24"/>
          <w:szCs w:val="24"/>
          <w:lang w:val="es-PE"/>
        </w:rPr>
        <w:t xml:space="preserve">denuncias a nivel nacional, con mayor </w:t>
      </w:r>
      <w:r w:rsidR="67F607AA" w:rsidRPr="00EF0F30">
        <w:rPr>
          <w:rFonts w:ascii="Arial Narrow" w:hAnsi="Arial Narrow"/>
          <w:sz w:val="24"/>
          <w:szCs w:val="24"/>
          <w:lang w:val="es-PE"/>
        </w:rPr>
        <w:t>frecuencia</w:t>
      </w:r>
      <w:r w:rsidRPr="00EF0F30">
        <w:rPr>
          <w:rFonts w:ascii="Arial Narrow" w:hAnsi="Arial Narrow"/>
          <w:sz w:val="24"/>
          <w:szCs w:val="24"/>
          <w:lang w:val="es-PE"/>
        </w:rPr>
        <w:t xml:space="preserve"> en zonas urbanas y periurbanas. </w:t>
      </w:r>
      <w:r w:rsidR="67F607AA" w:rsidRPr="00EF0F30">
        <w:rPr>
          <w:rFonts w:ascii="Arial Narrow" w:hAnsi="Arial Narrow"/>
          <w:sz w:val="24"/>
          <w:szCs w:val="24"/>
          <w:lang w:val="es-PE"/>
        </w:rPr>
        <w:t>Asimismo</w:t>
      </w:r>
      <w:r w:rsidR="0E479014" w:rsidRPr="00EF0F30">
        <w:rPr>
          <w:rFonts w:ascii="Arial Narrow" w:hAnsi="Arial Narrow"/>
          <w:sz w:val="24"/>
          <w:szCs w:val="24"/>
          <w:lang w:val="es-PE"/>
        </w:rPr>
        <w:t>,</w:t>
      </w:r>
      <w:r w:rsidR="67F607AA" w:rsidRPr="00EF0F30">
        <w:rPr>
          <w:rFonts w:ascii="Arial Narrow" w:hAnsi="Arial Narrow"/>
          <w:sz w:val="24"/>
          <w:szCs w:val="24"/>
          <w:lang w:val="es-PE"/>
        </w:rPr>
        <w:t xml:space="preserve"> el</w:t>
      </w:r>
      <w:r w:rsidRPr="00EF0F30">
        <w:rPr>
          <w:rFonts w:ascii="Arial Narrow" w:hAnsi="Arial Narrow"/>
          <w:sz w:val="24"/>
          <w:szCs w:val="24"/>
          <w:lang w:val="es-PE"/>
        </w:rPr>
        <w:t xml:space="preserve"> Plan Nacional de Seguridad Ciudadana 2019-2023 del MININTER establece como eje estratégico la “Modernización tecnológica del servicio de Serenazgo”, </w:t>
      </w:r>
      <w:r w:rsidR="3E2BE020" w:rsidRPr="00EF0F30">
        <w:rPr>
          <w:rFonts w:ascii="Arial Narrow" w:hAnsi="Arial Narrow"/>
          <w:sz w:val="24"/>
          <w:szCs w:val="24"/>
          <w:lang w:val="es-PE"/>
        </w:rPr>
        <w:t xml:space="preserve">impulsando a las municipalidades </w:t>
      </w:r>
      <w:r w:rsidRPr="00EF0F30">
        <w:rPr>
          <w:rFonts w:ascii="Arial Narrow" w:hAnsi="Arial Narrow"/>
          <w:sz w:val="24"/>
          <w:szCs w:val="24"/>
          <w:lang w:val="es-PE"/>
        </w:rPr>
        <w:t xml:space="preserve">a implementar centrales de monitoreo y </w:t>
      </w:r>
      <w:r w:rsidR="3E2BE020" w:rsidRPr="00EF0F30">
        <w:rPr>
          <w:rFonts w:ascii="Arial Narrow" w:hAnsi="Arial Narrow"/>
          <w:sz w:val="24"/>
          <w:szCs w:val="24"/>
          <w:lang w:val="es-PE"/>
        </w:rPr>
        <w:t xml:space="preserve">herramientas </w:t>
      </w:r>
      <w:r w:rsidR="68308B78" w:rsidRPr="00EF0F30">
        <w:rPr>
          <w:rFonts w:ascii="Arial Narrow" w:hAnsi="Arial Narrow"/>
          <w:sz w:val="24"/>
          <w:szCs w:val="24"/>
          <w:lang w:val="es-PE"/>
        </w:rPr>
        <w:t>digitales.</w:t>
      </w:r>
      <w:r w:rsidRPr="00EF0F30">
        <w:rPr>
          <w:rFonts w:ascii="Arial Narrow" w:hAnsi="Arial Narrow"/>
          <w:sz w:val="24"/>
          <w:szCs w:val="24"/>
          <w:lang w:val="es-PE"/>
        </w:rPr>
        <w:t xml:space="preserve"> Sin embargo, el Informe de la Contraloría General </w:t>
      </w:r>
      <w:proofErr w:type="spellStart"/>
      <w:r w:rsidRPr="00EF0F30">
        <w:rPr>
          <w:rFonts w:ascii="Arial Narrow" w:hAnsi="Arial Narrow"/>
          <w:sz w:val="24"/>
          <w:szCs w:val="24"/>
          <w:lang w:val="es-PE"/>
        </w:rPr>
        <w:t>N°</w:t>
      </w:r>
      <w:proofErr w:type="spellEnd"/>
      <w:r w:rsidRPr="00EF0F30">
        <w:rPr>
          <w:rFonts w:ascii="Arial Narrow" w:hAnsi="Arial Narrow"/>
          <w:sz w:val="24"/>
          <w:szCs w:val="24"/>
          <w:lang w:val="es-PE"/>
        </w:rPr>
        <w:t xml:space="preserve"> 045-2024 señala que solo el 12% de municipalidades cuenta con sistemas georreferenciados para gestión de incidencias, </w:t>
      </w:r>
      <w:r w:rsidR="68308B78" w:rsidRPr="00EF0F30">
        <w:rPr>
          <w:rFonts w:ascii="Arial Narrow" w:hAnsi="Arial Narrow"/>
          <w:sz w:val="24"/>
          <w:szCs w:val="24"/>
          <w:lang w:val="es-PE"/>
        </w:rPr>
        <w:t xml:space="preserve">lo que limita la capacidad de respuesta y toma de decisiones </w:t>
      </w:r>
      <w:r w:rsidR="03A00120" w:rsidRPr="00EF0F30">
        <w:rPr>
          <w:rFonts w:ascii="Arial Narrow" w:hAnsi="Arial Narrow"/>
          <w:sz w:val="24"/>
          <w:szCs w:val="24"/>
          <w:lang w:val="es-PE"/>
        </w:rPr>
        <w:t>basada</w:t>
      </w:r>
      <w:r w:rsidR="68308B78" w:rsidRPr="00EF0F30">
        <w:rPr>
          <w:rFonts w:ascii="Arial Narrow" w:hAnsi="Arial Narrow"/>
          <w:sz w:val="24"/>
          <w:szCs w:val="24"/>
          <w:lang w:val="es-PE"/>
        </w:rPr>
        <w:t xml:space="preserve"> en datos</w:t>
      </w:r>
      <w:r w:rsidR="03A00120" w:rsidRPr="00EF0F30">
        <w:rPr>
          <w:rFonts w:ascii="Arial Narrow" w:hAnsi="Arial Narrow"/>
          <w:sz w:val="24"/>
          <w:szCs w:val="24"/>
          <w:lang w:val="es-PE"/>
        </w:rPr>
        <w:t>.</w:t>
      </w:r>
    </w:p>
    <w:p w14:paraId="0B9CF04C" w14:textId="570EE8CD" w:rsidR="47551386" w:rsidRPr="00EF0F30" w:rsidRDefault="47551386" w:rsidP="47551386">
      <w:pPr>
        <w:spacing w:before="79" w:line="360" w:lineRule="auto"/>
        <w:ind w:left="850" w:right="142"/>
        <w:jc w:val="both"/>
        <w:rPr>
          <w:rFonts w:ascii="Arial Narrow" w:hAnsi="Arial Narrow"/>
        </w:rPr>
      </w:pPr>
      <w:r w:rsidRPr="00EF0F30">
        <w:rPr>
          <w:rFonts w:ascii="Arial Narrow" w:hAnsi="Arial Narrow"/>
          <w:sz w:val="24"/>
          <w:szCs w:val="24"/>
          <w:lang w:val="es-PE"/>
        </w:rPr>
        <w:t xml:space="preserve"> </w:t>
      </w:r>
    </w:p>
    <w:p w14:paraId="76C95D83" w14:textId="72AA8F58" w:rsidR="47551386" w:rsidRPr="00EF0F30" w:rsidRDefault="03A00120" w:rsidP="47551386">
      <w:pPr>
        <w:spacing w:before="79" w:line="360" w:lineRule="auto"/>
        <w:ind w:left="850" w:right="142"/>
        <w:jc w:val="both"/>
        <w:rPr>
          <w:rFonts w:ascii="Arial Narrow" w:hAnsi="Arial Narrow"/>
        </w:rPr>
      </w:pPr>
      <w:r w:rsidRPr="00EF0F30">
        <w:rPr>
          <w:rFonts w:ascii="Arial Narrow" w:hAnsi="Arial Narrow"/>
          <w:sz w:val="24"/>
          <w:szCs w:val="24"/>
          <w:lang w:val="es-PE"/>
        </w:rPr>
        <w:t>A nivel regional, La Libertad se posiciona como una de las regiones con mayor índice delictivo del país</w:t>
      </w:r>
      <w:r w:rsidR="427D43EE" w:rsidRPr="00EF0F30">
        <w:rPr>
          <w:rFonts w:ascii="Arial Narrow" w:hAnsi="Arial Narrow"/>
          <w:sz w:val="24"/>
          <w:szCs w:val="24"/>
          <w:lang w:val="es-PE"/>
        </w:rPr>
        <w:t xml:space="preserve">, </w:t>
      </w:r>
      <w:r w:rsidR="427D43EE" w:rsidRPr="00EF0F30">
        <w:rPr>
          <w:rFonts w:ascii="Arial Narrow" w:eastAsia="Arial MT" w:hAnsi="Arial Narrow" w:cs="Arial MT"/>
          <w:sz w:val="24"/>
          <w:szCs w:val="24"/>
          <w:lang w:val="es-PE"/>
        </w:rPr>
        <w:t>evidenciando una tendencia creciente en delitos contra el patrimonio (Valdés &amp; Basombrío, 2025</w:t>
      </w:r>
      <w:r w:rsidR="38EE71B8" w:rsidRPr="00EF0F30">
        <w:rPr>
          <w:rFonts w:ascii="Arial Narrow" w:eastAsia="Arial MT" w:hAnsi="Arial Narrow" w:cs="Arial MT"/>
          <w:sz w:val="24"/>
          <w:szCs w:val="24"/>
          <w:lang w:val="es-PE"/>
        </w:rPr>
        <w:t>)</w:t>
      </w:r>
      <w:r w:rsidR="38EE71B8" w:rsidRPr="00EF0F30">
        <w:rPr>
          <w:rFonts w:ascii="Arial Narrow" w:hAnsi="Arial Narrow"/>
          <w:sz w:val="24"/>
          <w:szCs w:val="24"/>
          <w:lang w:val="es-PE"/>
        </w:rPr>
        <w:t>.</w:t>
      </w:r>
      <w:r w:rsidRPr="00EF0F30">
        <w:rPr>
          <w:rFonts w:ascii="Arial Narrow" w:hAnsi="Arial Narrow"/>
          <w:sz w:val="24"/>
          <w:szCs w:val="24"/>
          <w:lang w:val="es-PE"/>
        </w:rPr>
        <w:t xml:space="preserve"> En particular, la provincia de Ascope ha experimentado un incremento en las denuncias por hurtos y robos, reflejando una tendencia creciente en los últimos años. La mayoría de los distritos, incluido Casa Grande, continúa gestionando la seguridad mediante métodos tradicionales como radios analógicos, registros manuales y patrullaje basado en rutas fijas, sin sustento en análisis estadísticos o geoespaciales. Esta situación genera tiempos de respuesta elevados y una cobertura ineficiente en zonas de alto riesgo. En el caso específico de la Municipalidad Distrital de Casa Grande, se ha identificado una concentración de delitos en áreas estratégicas como mercados, instituciones educativas y paraderos informales, evidenciando deficiencias en la asignación de recursos, falta de integración tecnológica, ausencia de análisis de datos y limitada participación ciudadana digital. Todo ello pone de manifiesto la necesidad de implementar un sistema inteligente basado en geolocalización y tecnologías en la nube que optimice la gestión de la seguridad ciudadana.</w:t>
      </w:r>
    </w:p>
    <w:p w14:paraId="714AB30F" w14:textId="3588E994" w:rsidR="00A577D1" w:rsidRDefault="38EE71B8" w:rsidP="00A577D1">
      <w:pPr>
        <w:spacing w:before="79" w:line="360" w:lineRule="auto"/>
        <w:ind w:left="850" w:right="142"/>
        <w:jc w:val="both"/>
        <w:rPr>
          <w:rFonts w:ascii="Arial Narrow" w:hAnsi="Arial Narrow"/>
        </w:rPr>
      </w:pPr>
      <w:r w:rsidRPr="00EF0F30">
        <w:rPr>
          <w:rFonts w:ascii="Arial Narrow" w:eastAsia="Arial MT" w:hAnsi="Arial Narrow" w:cs="Arial MT"/>
          <w:sz w:val="24"/>
          <w:szCs w:val="24"/>
          <w:lang w:val="es-PE"/>
        </w:rPr>
        <w:t xml:space="preserve">En relación con los antecedentes, a nivel internacional destaca la iniciativa desarrollada por la Policía de West </w:t>
      </w:r>
      <w:proofErr w:type="spellStart"/>
      <w:r w:rsidRPr="00EF0F30">
        <w:rPr>
          <w:rFonts w:ascii="Arial Narrow" w:eastAsia="Arial MT" w:hAnsi="Arial Narrow" w:cs="Arial MT"/>
          <w:sz w:val="24"/>
          <w:szCs w:val="24"/>
          <w:lang w:val="es-PE"/>
        </w:rPr>
        <w:t>Midlands</w:t>
      </w:r>
      <w:proofErr w:type="spellEnd"/>
      <w:r w:rsidRPr="00EF0F30">
        <w:rPr>
          <w:rFonts w:ascii="Arial Narrow" w:eastAsia="Arial MT" w:hAnsi="Arial Narrow" w:cs="Arial MT"/>
          <w:sz w:val="24"/>
          <w:szCs w:val="24"/>
          <w:lang w:val="es-PE"/>
        </w:rPr>
        <w:t xml:space="preserve"> en el Reino Unido, mediante el Project Guardian, que implementó sistemas de análisis geoespacial para identificar focos delictivos y optimizar el patrullaje, logrando una reducción del 16% en delitos con arma blanca (Powell, 2026). Este tipo de experiencias evidencia la efectividad del uso de datos espaciales para la toma de decisiones en seguridad pública. A nivel nacional, diversas investigaciones han abordado la aplicación de tecnologías digitales en la prevención del delito. Talla de la Cruz et al. (2025) desarrollaron un sistema de geolocalización con componentes predictivos para la prevención del crimen urbano en el Callao, demostrando mejoras en la focalización de recursos y reducción de tiempos de respuesta. De manera similar, Neira Rivadeneira (2025) concluyó que la inteligencia artificial permite anticipar eventos delictivos y optimizar la toma de decisiones institucionales, mientras que Robles </w:t>
      </w:r>
      <w:proofErr w:type="spellStart"/>
      <w:r w:rsidRPr="00EF0F30">
        <w:rPr>
          <w:rFonts w:ascii="Arial Narrow" w:eastAsia="Arial MT" w:hAnsi="Arial Narrow" w:cs="Arial MT"/>
          <w:sz w:val="24"/>
          <w:szCs w:val="24"/>
          <w:lang w:val="es-PE"/>
        </w:rPr>
        <w:t>Rakov</w:t>
      </w:r>
      <w:proofErr w:type="spellEnd"/>
      <w:r w:rsidRPr="00EF0F30">
        <w:rPr>
          <w:rFonts w:ascii="Arial Narrow" w:eastAsia="Arial MT" w:hAnsi="Arial Narrow" w:cs="Arial MT"/>
          <w:sz w:val="24"/>
          <w:szCs w:val="24"/>
          <w:lang w:val="es-PE"/>
        </w:rPr>
        <w:t xml:space="preserve"> y Valverde Campos (2021) evidenciaron la viabilidad del uso de minería de datos para identificar zonas de alto riesgo. Asimismo, </w:t>
      </w:r>
      <w:proofErr w:type="spellStart"/>
      <w:r w:rsidRPr="00EF0F30">
        <w:rPr>
          <w:rFonts w:ascii="Arial Narrow" w:eastAsia="Arial MT" w:hAnsi="Arial Narrow" w:cs="Arial MT"/>
          <w:sz w:val="24"/>
          <w:szCs w:val="24"/>
          <w:lang w:val="es-PE"/>
        </w:rPr>
        <w:t>Valladarez</w:t>
      </w:r>
      <w:proofErr w:type="spellEnd"/>
      <w:r w:rsidRPr="00EF0F30">
        <w:rPr>
          <w:rFonts w:ascii="Arial Narrow" w:eastAsia="Arial MT" w:hAnsi="Arial Narrow" w:cs="Arial MT"/>
          <w:sz w:val="24"/>
          <w:szCs w:val="24"/>
          <w:lang w:val="es-PE"/>
        </w:rPr>
        <w:t xml:space="preserve"> González y Cadena Martínez (2025) validaron el uso de técnicas de Big Data y </w:t>
      </w:r>
      <w:r w:rsidRPr="00EF0F30">
        <w:rPr>
          <w:rFonts w:ascii="Arial Narrow" w:eastAsia="Arial MT" w:hAnsi="Arial Narrow" w:cs="Arial MT"/>
          <w:sz w:val="24"/>
          <w:szCs w:val="24"/>
          <w:lang w:val="es-PE"/>
        </w:rPr>
        <w:lastRenderedPageBreak/>
        <w:t>aprendizaje automático para identificar patrones delictivos, aportando sustento metodológico al enfoque propuesto.</w:t>
      </w:r>
    </w:p>
    <w:p w14:paraId="67C37403" w14:textId="73B48049" w:rsidR="00A577D1" w:rsidRDefault="7EBB31B2" w:rsidP="00A577D1">
      <w:pPr>
        <w:spacing w:before="79" w:line="360" w:lineRule="auto"/>
        <w:ind w:left="850" w:right="142"/>
        <w:jc w:val="both"/>
        <w:rPr>
          <w:rFonts w:ascii="Arial Narrow" w:hAnsi="Arial Narrow"/>
        </w:rPr>
      </w:pPr>
      <w:r w:rsidRPr="005F1EBA">
        <w:rPr>
          <w:rFonts w:ascii="Arial Narrow" w:eastAsia="Arial MT" w:hAnsi="Arial Narrow" w:cs="Arial MT"/>
          <w:sz w:val="24"/>
          <w:szCs w:val="24"/>
          <w:lang w:val="es-PE"/>
        </w:rPr>
        <w:t xml:space="preserve">Desde el punto de vista teórico, la seguridad ciudadana se entiende como la condición en la que las personas se encuentran libres de violencia o amenazas, siendo responsabilidad del Estado garantizar la convivencia pacífica mediante acciones coordinadas con la ciudadanía (Programa de las Naciones Unidas para el Desarrollo [PNUD], 2013). En este sentido, la criminología ambiental sostiene que los delitos no se distribuyen de manera aleatoria, sino que tienden a concentrarse en áreas específicas denominadas </w:t>
      </w:r>
      <w:proofErr w:type="spellStart"/>
      <w:r w:rsidRPr="005F1EBA">
        <w:rPr>
          <w:rFonts w:ascii="Arial Narrow" w:eastAsia="Arial MT" w:hAnsi="Arial Narrow" w:cs="Arial MT"/>
          <w:sz w:val="24"/>
          <w:szCs w:val="24"/>
          <w:lang w:val="es-PE"/>
        </w:rPr>
        <w:t>hotspots</w:t>
      </w:r>
      <w:proofErr w:type="spellEnd"/>
      <w:r w:rsidRPr="005F1EBA">
        <w:rPr>
          <w:rFonts w:ascii="Arial Narrow" w:eastAsia="Arial MT" w:hAnsi="Arial Narrow" w:cs="Arial MT"/>
          <w:sz w:val="24"/>
          <w:szCs w:val="24"/>
          <w:lang w:val="es-PE"/>
        </w:rPr>
        <w:t xml:space="preserve"> delictivos (Sherman et al., 1989), lo que fundamenta el uso de sistemas de información geográfica para su análisis (</w:t>
      </w:r>
      <w:proofErr w:type="spellStart"/>
      <w:r w:rsidRPr="005F1EBA">
        <w:rPr>
          <w:rFonts w:ascii="Arial Narrow" w:eastAsia="Arial MT" w:hAnsi="Arial Narrow" w:cs="Arial MT"/>
          <w:sz w:val="24"/>
          <w:szCs w:val="24"/>
          <w:lang w:val="es-PE"/>
        </w:rPr>
        <w:t>Chainey</w:t>
      </w:r>
      <w:proofErr w:type="spellEnd"/>
      <w:r w:rsidRPr="005F1EBA">
        <w:rPr>
          <w:rFonts w:ascii="Arial Narrow" w:eastAsia="Arial MT" w:hAnsi="Arial Narrow" w:cs="Arial MT"/>
          <w:sz w:val="24"/>
          <w:szCs w:val="24"/>
          <w:lang w:val="es-PE"/>
        </w:rPr>
        <w:t xml:space="preserve"> &amp; </w:t>
      </w:r>
      <w:proofErr w:type="spellStart"/>
      <w:r w:rsidRPr="005F1EBA">
        <w:rPr>
          <w:rFonts w:ascii="Arial Narrow" w:eastAsia="Arial MT" w:hAnsi="Arial Narrow" w:cs="Arial MT"/>
          <w:sz w:val="24"/>
          <w:szCs w:val="24"/>
          <w:lang w:val="es-PE"/>
        </w:rPr>
        <w:t>Ratcliffe</w:t>
      </w:r>
      <w:proofErr w:type="spellEnd"/>
      <w:r w:rsidRPr="005F1EBA">
        <w:rPr>
          <w:rFonts w:ascii="Arial Narrow" w:eastAsia="Arial MT" w:hAnsi="Arial Narrow" w:cs="Arial MT"/>
          <w:sz w:val="24"/>
          <w:szCs w:val="24"/>
          <w:lang w:val="es-PE"/>
        </w:rPr>
        <w:t xml:space="preserve">, 2005; </w:t>
      </w:r>
      <w:proofErr w:type="spellStart"/>
      <w:r w:rsidRPr="005F1EBA">
        <w:rPr>
          <w:rFonts w:ascii="Arial Narrow" w:eastAsia="Arial MT" w:hAnsi="Arial Narrow" w:cs="Arial MT"/>
          <w:sz w:val="24"/>
          <w:szCs w:val="24"/>
          <w:lang w:val="es-PE"/>
        </w:rPr>
        <w:t>Longley</w:t>
      </w:r>
      <w:proofErr w:type="spellEnd"/>
      <w:r w:rsidRPr="005F1EBA">
        <w:rPr>
          <w:rFonts w:ascii="Arial Narrow" w:eastAsia="Arial MT" w:hAnsi="Arial Narrow" w:cs="Arial MT"/>
          <w:sz w:val="24"/>
          <w:szCs w:val="24"/>
          <w:lang w:val="es-PE"/>
        </w:rPr>
        <w:t xml:space="preserve"> et al., 2015). La geolocalización permite determinar la ubicación precisa de personas u objetos mediante tecnologías como GPS, redes móviles o </w:t>
      </w:r>
      <w:proofErr w:type="spellStart"/>
      <w:r w:rsidRPr="005F1EBA">
        <w:rPr>
          <w:rFonts w:ascii="Arial Narrow" w:eastAsia="Arial MT" w:hAnsi="Arial Narrow" w:cs="Arial MT"/>
          <w:sz w:val="24"/>
          <w:szCs w:val="24"/>
          <w:lang w:val="es-PE"/>
        </w:rPr>
        <w:t>Wi</w:t>
      </w:r>
      <w:proofErr w:type="spellEnd"/>
      <w:r w:rsidRPr="005F1EBA">
        <w:rPr>
          <w:rFonts w:ascii="Arial Narrow" w:eastAsia="Arial MT" w:hAnsi="Arial Narrow" w:cs="Arial MT"/>
          <w:sz w:val="24"/>
          <w:szCs w:val="24"/>
          <w:lang w:val="es-PE"/>
        </w:rPr>
        <w:t>-Fi, facilitando el seguimiento en tiempo real y la generación de mapas delictivos (</w:t>
      </w:r>
      <w:proofErr w:type="spellStart"/>
      <w:r w:rsidRPr="005F1EBA">
        <w:rPr>
          <w:rFonts w:ascii="Arial Narrow" w:eastAsia="Arial MT" w:hAnsi="Arial Narrow" w:cs="Arial MT"/>
          <w:sz w:val="24"/>
          <w:szCs w:val="24"/>
          <w:lang w:val="es-PE"/>
        </w:rPr>
        <w:t>Steiniger</w:t>
      </w:r>
      <w:proofErr w:type="spellEnd"/>
      <w:r w:rsidRPr="005F1EBA">
        <w:rPr>
          <w:rFonts w:ascii="Arial Narrow" w:eastAsia="Arial MT" w:hAnsi="Arial Narrow" w:cs="Arial MT"/>
          <w:sz w:val="24"/>
          <w:szCs w:val="24"/>
          <w:lang w:val="es-PE"/>
        </w:rPr>
        <w:t xml:space="preserve"> &amp; Hunter, 2013). En este contexto, herramientas como Google </w:t>
      </w:r>
      <w:proofErr w:type="spellStart"/>
      <w:r w:rsidRPr="005F1EBA">
        <w:rPr>
          <w:rFonts w:ascii="Arial Narrow" w:eastAsia="Arial MT" w:hAnsi="Arial Narrow" w:cs="Arial MT"/>
          <w:sz w:val="24"/>
          <w:szCs w:val="24"/>
          <w:lang w:val="es-PE"/>
        </w:rPr>
        <w:t>Maps</w:t>
      </w:r>
      <w:proofErr w:type="spellEnd"/>
      <w:r w:rsidRPr="005F1EBA">
        <w:rPr>
          <w:rFonts w:ascii="Arial Narrow" w:eastAsia="Arial MT" w:hAnsi="Arial Narrow" w:cs="Arial MT"/>
          <w:sz w:val="24"/>
          <w:szCs w:val="24"/>
          <w:lang w:val="es-PE"/>
        </w:rPr>
        <w:t xml:space="preserve"> </w:t>
      </w:r>
      <w:proofErr w:type="spellStart"/>
      <w:r w:rsidRPr="005F1EBA">
        <w:rPr>
          <w:rFonts w:ascii="Arial Narrow" w:eastAsia="Arial MT" w:hAnsi="Arial Narrow" w:cs="Arial MT"/>
          <w:sz w:val="24"/>
          <w:szCs w:val="24"/>
          <w:lang w:val="es-PE"/>
        </w:rPr>
        <w:t>Platform</w:t>
      </w:r>
      <w:proofErr w:type="spellEnd"/>
      <w:r w:rsidRPr="005F1EBA">
        <w:rPr>
          <w:rFonts w:ascii="Arial Narrow" w:eastAsia="Arial MT" w:hAnsi="Arial Narrow" w:cs="Arial MT"/>
          <w:sz w:val="24"/>
          <w:szCs w:val="24"/>
          <w:lang w:val="es-PE"/>
        </w:rPr>
        <w:t xml:space="preserve"> permiten la visualización de datos geoespaciales y el cálculo de rutas óptimas, mientras que Google Cloud </w:t>
      </w:r>
      <w:proofErr w:type="spellStart"/>
      <w:r w:rsidRPr="005F1EBA">
        <w:rPr>
          <w:rFonts w:ascii="Arial Narrow" w:eastAsia="Arial MT" w:hAnsi="Arial Narrow" w:cs="Arial MT"/>
          <w:sz w:val="24"/>
          <w:szCs w:val="24"/>
          <w:lang w:val="es-PE"/>
        </w:rPr>
        <w:t>Platform</w:t>
      </w:r>
      <w:proofErr w:type="spellEnd"/>
      <w:r w:rsidRPr="005F1EBA">
        <w:rPr>
          <w:rFonts w:ascii="Arial Narrow" w:eastAsia="Arial MT" w:hAnsi="Arial Narrow" w:cs="Arial MT"/>
          <w:sz w:val="24"/>
          <w:szCs w:val="24"/>
          <w:lang w:val="es-PE"/>
        </w:rPr>
        <w:t xml:space="preserve"> ofrece servicios como </w:t>
      </w:r>
      <w:proofErr w:type="spellStart"/>
      <w:r w:rsidRPr="005F1EBA">
        <w:rPr>
          <w:rFonts w:ascii="Arial Narrow" w:eastAsia="Arial MT" w:hAnsi="Arial Narrow" w:cs="Arial MT"/>
          <w:sz w:val="24"/>
          <w:szCs w:val="24"/>
          <w:lang w:val="es-PE"/>
        </w:rPr>
        <w:t>BigQuery</w:t>
      </w:r>
      <w:proofErr w:type="spellEnd"/>
      <w:r w:rsidRPr="005F1EBA">
        <w:rPr>
          <w:rFonts w:ascii="Arial Narrow" w:eastAsia="Arial MT" w:hAnsi="Arial Narrow" w:cs="Arial MT"/>
          <w:sz w:val="24"/>
          <w:szCs w:val="24"/>
          <w:lang w:val="es-PE"/>
        </w:rPr>
        <w:t xml:space="preserve"> y </w:t>
      </w:r>
      <w:proofErr w:type="spellStart"/>
      <w:r w:rsidRPr="005F1EBA">
        <w:rPr>
          <w:rFonts w:ascii="Arial Narrow" w:eastAsia="Arial MT" w:hAnsi="Arial Narrow" w:cs="Arial MT"/>
          <w:sz w:val="24"/>
          <w:szCs w:val="24"/>
          <w:lang w:val="es-PE"/>
        </w:rPr>
        <w:t>Vertex</w:t>
      </w:r>
      <w:proofErr w:type="spellEnd"/>
      <w:r w:rsidRPr="005F1EBA">
        <w:rPr>
          <w:rFonts w:ascii="Arial Narrow" w:eastAsia="Arial MT" w:hAnsi="Arial Narrow" w:cs="Arial MT"/>
          <w:sz w:val="24"/>
          <w:szCs w:val="24"/>
          <w:lang w:val="es-PE"/>
        </w:rPr>
        <w:t xml:space="preserve"> AI para el procesamiento de grandes volúmenes de datos y el desarrollo de modelos predictivos (Google Cloud, 2023; Google, 2023).</w:t>
      </w:r>
    </w:p>
    <w:p w14:paraId="1F8BD4DC" w14:textId="3354D4B2" w:rsidR="00A577D1" w:rsidRDefault="7EBB31B2" w:rsidP="00A577D1">
      <w:pPr>
        <w:spacing w:before="79" w:line="360" w:lineRule="auto"/>
        <w:ind w:left="850" w:right="142"/>
        <w:jc w:val="both"/>
        <w:rPr>
          <w:rFonts w:ascii="Arial Narrow" w:hAnsi="Arial Narrow"/>
        </w:rPr>
      </w:pPr>
      <w:r w:rsidRPr="005F1EBA">
        <w:rPr>
          <w:rFonts w:ascii="Arial Narrow" w:eastAsia="Arial MT" w:hAnsi="Arial Narrow" w:cs="Arial MT"/>
          <w:sz w:val="24"/>
          <w:szCs w:val="24"/>
          <w:lang w:val="es-PE"/>
        </w:rPr>
        <w:t xml:space="preserve">La inteligencia artificial, definida como la capacidad de los sistemas computacionales para realizar tareas que requieren inteligencia humana, se ha consolidado como una herramienta clave en el ámbito de la seguridad pública (Russell &amp; </w:t>
      </w:r>
      <w:proofErr w:type="spellStart"/>
      <w:r w:rsidRPr="005F1EBA">
        <w:rPr>
          <w:rFonts w:ascii="Arial Narrow" w:eastAsia="Arial MT" w:hAnsi="Arial Narrow" w:cs="Arial MT"/>
          <w:sz w:val="24"/>
          <w:szCs w:val="24"/>
          <w:lang w:val="es-PE"/>
        </w:rPr>
        <w:t>Norvig</w:t>
      </w:r>
      <w:proofErr w:type="spellEnd"/>
      <w:r w:rsidRPr="005F1EBA">
        <w:rPr>
          <w:rFonts w:ascii="Arial Narrow" w:eastAsia="Arial MT" w:hAnsi="Arial Narrow" w:cs="Arial MT"/>
          <w:sz w:val="24"/>
          <w:szCs w:val="24"/>
          <w:lang w:val="es-PE"/>
        </w:rPr>
        <w:t xml:space="preserve">, 2020). En particular, el aprendizaje automático permite identificar patrones a partir de datos históricos y generar predicciones sobre comportamientos futuros, lo que resulta fundamental para la identificación de zonas de riesgo delictivo (Perry et al., 2013; Meijer &amp; </w:t>
      </w:r>
      <w:proofErr w:type="spellStart"/>
      <w:r w:rsidRPr="005F1EBA">
        <w:rPr>
          <w:rFonts w:ascii="Arial Narrow" w:eastAsia="Arial MT" w:hAnsi="Arial Narrow" w:cs="Arial MT"/>
          <w:sz w:val="24"/>
          <w:szCs w:val="24"/>
          <w:lang w:val="es-PE"/>
        </w:rPr>
        <w:t>Wessels</w:t>
      </w:r>
      <w:proofErr w:type="spellEnd"/>
      <w:r w:rsidRPr="005F1EBA">
        <w:rPr>
          <w:rFonts w:ascii="Arial Narrow" w:eastAsia="Arial MT" w:hAnsi="Arial Narrow" w:cs="Arial MT"/>
          <w:sz w:val="24"/>
          <w:szCs w:val="24"/>
          <w:lang w:val="es-PE"/>
        </w:rPr>
        <w:t xml:space="preserve">, 2019). En este sentido, herramientas como </w:t>
      </w:r>
      <w:proofErr w:type="spellStart"/>
      <w:r w:rsidRPr="005F1EBA">
        <w:rPr>
          <w:rFonts w:ascii="Arial Narrow" w:eastAsia="Arial MT" w:hAnsi="Arial Narrow" w:cs="Arial MT"/>
          <w:sz w:val="24"/>
          <w:szCs w:val="24"/>
          <w:lang w:val="es-PE"/>
        </w:rPr>
        <w:t>BigQuery</w:t>
      </w:r>
      <w:proofErr w:type="spellEnd"/>
      <w:r w:rsidRPr="005F1EBA">
        <w:rPr>
          <w:rFonts w:ascii="Arial Narrow" w:eastAsia="Arial MT" w:hAnsi="Arial Narrow" w:cs="Arial MT"/>
          <w:sz w:val="24"/>
          <w:szCs w:val="24"/>
          <w:lang w:val="es-PE"/>
        </w:rPr>
        <w:t xml:space="preserve"> ML facilitan la construcción de modelos predictivos directamente sobre datos geoespaciales, permitiendo clasificar zonas según nivel de riesgo, identificar agrupaciones de delitos y predecir tendencias temporales. </w:t>
      </w:r>
      <w:r w:rsidR="45962F81" w:rsidRPr="005F1EBA">
        <w:rPr>
          <w:rFonts w:ascii="Arial Narrow" w:eastAsia="Arial MT" w:hAnsi="Arial Narrow" w:cs="Arial MT"/>
          <w:sz w:val="24"/>
          <w:szCs w:val="24"/>
          <w:lang w:val="es-PE"/>
        </w:rPr>
        <w:t xml:space="preserve">Para la implementación del sistema propuesto se evaluaron tres metodologías de desarrollo de software ampliamente reconocidas en la ingeniería de sistemas, con el fin de seleccionar la más adecuada, la naturaleza iterativa del proyecto y los requerimientos de integración con servicios </w:t>
      </w:r>
      <w:proofErr w:type="spellStart"/>
      <w:r w:rsidR="7740D373" w:rsidRPr="005F1EBA">
        <w:rPr>
          <w:rFonts w:ascii="Arial Narrow" w:eastAsia="Arial MT" w:hAnsi="Arial Narrow" w:cs="Arial MT"/>
          <w:sz w:val="24"/>
          <w:szCs w:val="24"/>
          <w:lang w:val="es-PE"/>
        </w:rPr>
        <w:t>cloud</w:t>
      </w:r>
      <w:proofErr w:type="spellEnd"/>
      <w:r w:rsidR="00A577D1">
        <w:rPr>
          <w:rFonts w:ascii="Arial Narrow" w:eastAsia="Arial MT" w:hAnsi="Arial Narrow" w:cs="Arial MT"/>
          <w:sz w:val="24"/>
          <w:szCs w:val="24"/>
          <w:lang w:val="es-PE"/>
        </w:rPr>
        <w:t>.</w:t>
      </w:r>
    </w:p>
    <w:p w14:paraId="116646FA" w14:textId="43D08BB7" w:rsidR="00A4172F" w:rsidRDefault="7952F35C" w:rsidP="007965E8">
      <w:pPr>
        <w:spacing w:before="240" w:after="240" w:line="360" w:lineRule="auto"/>
        <w:ind w:left="720"/>
        <w:jc w:val="both"/>
        <w:rPr>
          <w:rFonts w:ascii="Arial Narrow" w:eastAsia="Arial MT" w:hAnsi="Arial Narrow" w:cs="Arial MT"/>
          <w:sz w:val="24"/>
          <w:szCs w:val="24"/>
          <w:lang w:val="es-PE"/>
        </w:rPr>
      </w:pPr>
      <w:r w:rsidRPr="007965E8">
        <w:rPr>
          <w:rFonts w:ascii="Arial Narrow" w:eastAsia="Arial MT" w:hAnsi="Arial Narrow" w:cs="Arial MT"/>
          <w:sz w:val="24"/>
          <w:szCs w:val="24"/>
          <w:lang w:val="es-PE"/>
        </w:rPr>
        <w:t xml:space="preserve">En la evaluación de metodologías de desarrollo de software para el presente proyecto, se analizaron los enfoques Scrum, Rational Unified Process (RUP) y Extreme Programming (XP), considerando criterios como tipo de metodología, enfoque de desarrollo, nivel de documentación, adaptabilidad al cambio, tamaño de equipo, compatibilidad con entornos cloud e integración con proyectos basados en datos e inteligencia artificial. Scrum se caracteriza por ser una metodología ágil de naturaleza iterativa e incremental, orientada a la gestión del producto mediante ciclos cortos denominados sprints, lo que permite una alta adaptabilidad frente a cambios en los requerimientos (Schwaber &amp; Sutherland, 2020). Además, promueve una </w:t>
      </w:r>
      <w:r w:rsidRPr="007965E8">
        <w:rPr>
          <w:rFonts w:ascii="Arial Narrow" w:eastAsia="Arial MT" w:hAnsi="Arial Narrow" w:cs="Arial MT"/>
          <w:sz w:val="24"/>
          <w:szCs w:val="24"/>
          <w:lang w:val="es-PE"/>
        </w:rPr>
        <w:lastRenderedPageBreak/>
        <w:t>interacción constante con los stakeholders y facilita la integración con prácticas modernas como integración y despliegue continuos (CI/CD), siendo especialmente adecuada para proyectos que requieren flexibilidad y evolución constante, como los sistemas basados en análisis de datos en la nube (Bass et al., 2015).</w:t>
      </w:r>
    </w:p>
    <w:p w14:paraId="4A88DF66" w14:textId="4443A206" w:rsidR="00F540DB" w:rsidRDefault="00F540DB" w:rsidP="00F540DB">
      <w:pPr>
        <w:spacing w:before="240" w:after="240" w:line="360" w:lineRule="auto"/>
        <w:ind w:left="720"/>
        <w:jc w:val="both"/>
        <w:rPr>
          <w:rFonts w:ascii="Arial Narrow" w:eastAsia="Arial MT" w:hAnsi="Arial Narrow" w:cs="Arial MT"/>
          <w:sz w:val="24"/>
          <w:szCs w:val="24"/>
          <w:lang w:val="es-PE"/>
        </w:rPr>
      </w:pPr>
      <w:r w:rsidRPr="00F540DB">
        <w:rPr>
          <w:rFonts w:ascii="Arial Narrow" w:eastAsia="Arial MT" w:hAnsi="Arial Narrow" w:cs="Arial MT"/>
          <w:sz w:val="24"/>
          <w:szCs w:val="24"/>
          <w:lang w:val="es-PE"/>
        </w:rPr>
        <w:t xml:space="preserve">La presente investigación se justifica desde diversas perspectivas que sustentan su pertinencia académica, institucional y social. Desde el punto de vista teórico, el estudio contribuye al desarrollo del conocimiento en la intersección de los sistemas de información geográfica, la computación en la nube y la gestión integral de la seguridad pública, abordando no solo la prevención del delito convencional sino también la atención de extravíos de personas y pérdida de mascotas, ámbitos escasamente explorados en la literatura técnica de gobiernos locales peruanos. La integración de servicios como Google </w:t>
      </w:r>
      <w:proofErr w:type="spellStart"/>
      <w:r w:rsidRPr="00F540DB">
        <w:rPr>
          <w:rFonts w:ascii="Arial Narrow" w:eastAsia="Arial MT" w:hAnsi="Arial Narrow" w:cs="Arial MT"/>
          <w:sz w:val="24"/>
          <w:szCs w:val="24"/>
          <w:lang w:val="es-PE"/>
        </w:rPr>
        <w:t>Maps</w:t>
      </w:r>
      <w:proofErr w:type="spellEnd"/>
      <w:r w:rsidRPr="00F540DB">
        <w:rPr>
          <w:rFonts w:ascii="Arial Narrow" w:eastAsia="Arial MT" w:hAnsi="Arial Narrow" w:cs="Arial MT"/>
          <w:sz w:val="24"/>
          <w:szCs w:val="24"/>
          <w:lang w:val="es-PE"/>
        </w:rPr>
        <w:t xml:space="preserve"> </w:t>
      </w:r>
      <w:proofErr w:type="spellStart"/>
      <w:r w:rsidRPr="00F540DB">
        <w:rPr>
          <w:rFonts w:ascii="Arial Narrow" w:eastAsia="Arial MT" w:hAnsi="Arial Narrow" w:cs="Arial MT"/>
          <w:sz w:val="24"/>
          <w:szCs w:val="24"/>
          <w:lang w:val="es-PE"/>
        </w:rPr>
        <w:t>Platform</w:t>
      </w:r>
      <w:proofErr w:type="spellEnd"/>
      <w:r w:rsidRPr="00F540DB">
        <w:rPr>
          <w:rFonts w:ascii="Arial Narrow" w:eastAsia="Arial MT" w:hAnsi="Arial Narrow" w:cs="Arial MT"/>
          <w:sz w:val="24"/>
          <w:szCs w:val="24"/>
          <w:lang w:val="es-PE"/>
        </w:rPr>
        <w:t xml:space="preserve">, Cloud </w:t>
      </w:r>
      <w:proofErr w:type="spellStart"/>
      <w:r w:rsidRPr="00F540DB">
        <w:rPr>
          <w:rFonts w:ascii="Arial Narrow" w:eastAsia="Arial MT" w:hAnsi="Arial Narrow" w:cs="Arial MT"/>
          <w:sz w:val="24"/>
          <w:szCs w:val="24"/>
          <w:lang w:val="es-PE"/>
        </w:rPr>
        <w:t>Firestore</w:t>
      </w:r>
      <w:proofErr w:type="spellEnd"/>
      <w:r w:rsidRPr="00F540DB">
        <w:rPr>
          <w:rFonts w:ascii="Arial Narrow" w:eastAsia="Arial MT" w:hAnsi="Arial Narrow" w:cs="Arial MT"/>
          <w:sz w:val="24"/>
          <w:szCs w:val="24"/>
          <w:lang w:val="es-PE"/>
        </w:rPr>
        <w:t xml:space="preserve"> y Cloud </w:t>
      </w:r>
      <w:proofErr w:type="spellStart"/>
      <w:r w:rsidRPr="00F540DB">
        <w:rPr>
          <w:rFonts w:ascii="Arial Narrow" w:eastAsia="Arial MT" w:hAnsi="Arial Narrow" w:cs="Arial MT"/>
          <w:sz w:val="24"/>
          <w:szCs w:val="24"/>
          <w:lang w:val="es-PE"/>
        </w:rPr>
        <w:t>Functions</w:t>
      </w:r>
      <w:proofErr w:type="spellEnd"/>
      <w:r w:rsidRPr="00F540DB">
        <w:rPr>
          <w:rFonts w:ascii="Arial Narrow" w:eastAsia="Arial MT" w:hAnsi="Arial Narrow" w:cs="Arial MT"/>
          <w:sz w:val="24"/>
          <w:szCs w:val="24"/>
          <w:lang w:val="es-PE"/>
        </w:rPr>
        <w:t xml:space="preserve"> en una arquitectura unificada que atiende simultáneamente robos, búsquedas de personas extraviadas y reportes de mascotas perdidas constituye un modelo de plataforma multifuncional cuya fundamentación teórica enriquece los estudios sobre seguridad ciudadana integral en contextos semiurbanos como Casa Grande, aportando evidencia empírica sobre la viabilidad técnica y social de convergir múltiples problemáticas de seguridad en una sola infraestructura </w:t>
      </w:r>
      <w:proofErr w:type="spellStart"/>
      <w:r w:rsidRPr="00F540DB">
        <w:rPr>
          <w:rFonts w:ascii="Arial Narrow" w:eastAsia="Arial MT" w:hAnsi="Arial Narrow" w:cs="Arial MT"/>
          <w:sz w:val="24"/>
          <w:szCs w:val="24"/>
          <w:lang w:val="es-PE"/>
        </w:rPr>
        <w:t>cloud</w:t>
      </w:r>
      <w:proofErr w:type="spellEnd"/>
      <w:r w:rsidRPr="00F540DB">
        <w:rPr>
          <w:rFonts w:ascii="Arial Narrow" w:eastAsia="Arial MT" w:hAnsi="Arial Narrow" w:cs="Arial MT"/>
          <w:sz w:val="24"/>
          <w:szCs w:val="24"/>
          <w:lang w:val="es-PE"/>
        </w:rPr>
        <w:t xml:space="preserve"> escalable. Desde la perspectiva práctica, el sistema resuelve de forma simultánea tres problemas concretos que afectan la calidad de vida en el distrito. En materia de robos, la asignación dinámica de unidades de Serenazgo mediante rutas optimizadas permite reducir los tiempos de respuesta desde el rango actual de 12 a 18 minutos al estándar nacional de 5 minutos del MININTER, concentrando la presencia institucional en zonas de alta incidencia como el mercado central y los paraderos informales. Para los extravíos de personas, el sistema habilita alertas georreferenciadas con difusión comunitaria inmediata y registro del último punto de ubicación conocido, reduciendo el tiempo de activación de la búsqueda. Para la pérdida de mascotas, el módulo de reporte ciudadano centraliza los avisos y coordina la búsqueda con geolocalización en tiempo real, cubriendo una necesidad actualmente desatendida por los mecanismos institucionales del distrito. Desde la dimensión metodológica, la investigación propone un diseño de evaluación mixto cuyos indicadores cuantitativos, como el tiempo de respuesta ante robos, la tasa de localización exitosa de personas y mascotas, y la cobertura territorial de monitoreo, se complementan con instrumentos cualitativos de percepción ciudadana mediante escala Likert. La arquitectura basada en microservicios sobre Google Cloud garantiza la reproducibilidad del modelo en otras municipalidades de La Libertad con características territoriales y socioeconómicas comparables, constituyendo un referente procedimental transferible para la gestión tecnológica de la seguridad pública en gobiernos locales con recursos limitados.</w:t>
      </w:r>
    </w:p>
    <w:p w14:paraId="5F90FFDE" w14:textId="77777777" w:rsidR="00F540DB" w:rsidRPr="007965E8" w:rsidRDefault="00F540DB" w:rsidP="00F540DB">
      <w:pPr>
        <w:spacing w:before="240" w:after="240" w:line="360" w:lineRule="auto"/>
        <w:ind w:left="720"/>
        <w:jc w:val="both"/>
        <w:rPr>
          <w:rFonts w:ascii="Arial Narrow" w:eastAsia="Arial MT" w:hAnsi="Arial Narrow" w:cs="Arial MT"/>
          <w:sz w:val="24"/>
          <w:szCs w:val="24"/>
          <w:lang w:val="es-PE"/>
        </w:rPr>
      </w:pPr>
      <w:r w:rsidRPr="007965E8">
        <w:rPr>
          <w:rFonts w:ascii="Arial Narrow" w:eastAsia="Arial MT" w:hAnsi="Arial Narrow" w:cs="Arial MT"/>
          <w:sz w:val="24"/>
          <w:szCs w:val="24"/>
          <w:lang w:val="es-PE"/>
        </w:rPr>
        <w:t xml:space="preserve">Por otro lado, el </w:t>
      </w:r>
      <w:proofErr w:type="spellStart"/>
      <w:r w:rsidRPr="007965E8">
        <w:rPr>
          <w:rFonts w:ascii="Arial Narrow" w:eastAsia="Arial MT" w:hAnsi="Arial Narrow" w:cs="Arial MT"/>
          <w:sz w:val="24"/>
          <w:szCs w:val="24"/>
          <w:lang w:val="es-PE"/>
        </w:rPr>
        <w:t>Rational</w:t>
      </w:r>
      <w:proofErr w:type="spellEnd"/>
      <w:r w:rsidRPr="007965E8">
        <w:rPr>
          <w:rFonts w:ascii="Arial Narrow" w:eastAsia="Arial MT" w:hAnsi="Arial Narrow" w:cs="Arial MT"/>
          <w:sz w:val="24"/>
          <w:szCs w:val="24"/>
          <w:lang w:val="es-PE"/>
        </w:rPr>
        <w:t xml:space="preserve"> </w:t>
      </w:r>
      <w:proofErr w:type="spellStart"/>
      <w:r w:rsidRPr="007965E8">
        <w:rPr>
          <w:rFonts w:ascii="Arial Narrow" w:eastAsia="Arial MT" w:hAnsi="Arial Narrow" w:cs="Arial MT"/>
          <w:sz w:val="24"/>
          <w:szCs w:val="24"/>
          <w:lang w:val="es-PE"/>
        </w:rPr>
        <w:t>Unified</w:t>
      </w:r>
      <w:proofErr w:type="spellEnd"/>
      <w:r w:rsidRPr="007965E8">
        <w:rPr>
          <w:rFonts w:ascii="Arial Narrow" w:eastAsia="Arial MT" w:hAnsi="Arial Narrow" w:cs="Arial MT"/>
          <w:sz w:val="24"/>
          <w:szCs w:val="24"/>
          <w:lang w:val="es-PE"/>
        </w:rPr>
        <w:t xml:space="preserve"> </w:t>
      </w:r>
      <w:proofErr w:type="spellStart"/>
      <w:r w:rsidRPr="007965E8">
        <w:rPr>
          <w:rFonts w:ascii="Arial Narrow" w:eastAsia="Arial MT" w:hAnsi="Arial Narrow" w:cs="Arial MT"/>
          <w:sz w:val="24"/>
          <w:szCs w:val="24"/>
          <w:lang w:val="es-PE"/>
        </w:rPr>
        <w:t>Process</w:t>
      </w:r>
      <w:proofErr w:type="spellEnd"/>
      <w:r w:rsidRPr="007965E8">
        <w:rPr>
          <w:rFonts w:ascii="Arial Narrow" w:eastAsia="Arial MT" w:hAnsi="Arial Narrow" w:cs="Arial MT"/>
          <w:sz w:val="24"/>
          <w:szCs w:val="24"/>
          <w:lang w:val="es-PE"/>
        </w:rPr>
        <w:t xml:space="preserve"> (RUP) es una metodología iterativa estructurada en </w:t>
      </w:r>
      <w:r w:rsidRPr="007965E8">
        <w:rPr>
          <w:rFonts w:ascii="Arial Narrow" w:eastAsia="Arial MT" w:hAnsi="Arial Narrow" w:cs="Arial MT"/>
          <w:sz w:val="24"/>
          <w:szCs w:val="24"/>
          <w:lang w:val="es-PE"/>
        </w:rPr>
        <w:lastRenderedPageBreak/>
        <w:t>fases definidas —inicio, elaboración, construcción y transición—, con un fuerte énfasis en la documentación y la definición detallada de requerimientos (</w:t>
      </w:r>
      <w:proofErr w:type="spellStart"/>
      <w:r w:rsidRPr="007965E8">
        <w:rPr>
          <w:rFonts w:ascii="Arial Narrow" w:eastAsia="Arial MT" w:hAnsi="Arial Narrow" w:cs="Arial MT"/>
          <w:sz w:val="24"/>
          <w:szCs w:val="24"/>
          <w:lang w:val="es-PE"/>
        </w:rPr>
        <w:t>Kruchten</w:t>
      </w:r>
      <w:proofErr w:type="spellEnd"/>
      <w:r w:rsidRPr="007965E8">
        <w:rPr>
          <w:rFonts w:ascii="Arial Narrow" w:eastAsia="Arial MT" w:hAnsi="Arial Narrow" w:cs="Arial MT"/>
          <w:sz w:val="24"/>
          <w:szCs w:val="24"/>
          <w:lang w:val="es-PE"/>
        </w:rPr>
        <w:t>, 2004). Si bien este enfoque permite una planificación rigurosa y control del proyecto, presenta menor adaptabilidad frente a cambios y puede incrementar la complejidad de gestión, especialmente en proyectos donde los requerimientos evolucionan constantemente, como ocurre en soluciones tecnológicas innovadoras.</w:t>
      </w:r>
    </w:p>
    <w:p w14:paraId="58B4C0E3" w14:textId="77777777" w:rsidR="00F540DB" w:rsidRDefault="00F540DB" w:rsidP="00F540DB">
      <w:pPr>
        <w:spacing w:before="240" w:after="240" w:line="360" w:lineRule="auto"/>
        <w:ind w:left="720"/>
        <w:jc w:val="both"/>
        <w:rPr>
          <w:rFonts w:ascii="Arial Narrow" w:eastAsia="Arial MT" w:hAnsi="Arial Narrow" w:cs="Arial MT"/>
          <w:sz w:val="24"/>
          <w:szCs w:val="24"/>
          <w:lang w:val="es-PE"/>
        </w:rPr>
      </w:pPr>
      <w:r w:rsidRPr="007965E8">
        <w:rPr>
          <w:rFonts w:ascii="Arial Narrow" w:eastAsia="Arial MT" w:hAnsi="Arial Narrow" w:cs="Arial MT"/>
          <w:sz w:val="24"/>
          <w:szCs w:val="24"/>
          <w:lang w:val="es-PE"/>
        </w:rPr>
        <w:t xml:space="preserve">En contraste, Extreme </w:t>
      </w:r>
      <w:proofErr w:type="spellStart"/>
      <w:r w:rsidRPr="007965E8">
        <w:rPr>
          <w:rFonts w:ascii="Arial Narrow" w:eastAsia="Arial MT" w:hAnsi="Arial Narrow" w:cs="Arial MT"/>
          <w:sz w:val="24"/>
          <w:szCs w:val="24"/>
          <w:lang w:val="es-PE"/>
        </w:rPr>
        <w:t>Programming</w:t>
      </w:r>
      <w:proofErr w:type="spellEnd"/>
      <w:r w:rsidRPr="007965E8">
        <w:rPr>
          <w:rFonts w:ascii="Arial Narrow" w:eastAsia="Arial MT" w:hAnsi="Arial Narrow" w:cs="Arial MT"/>
          <w:sz w:val="24"/>
          <w:szCs w:val="24"/>
          <w:lang w:val="es-PE"/>
        </w:rPr>
        <w:t xml:space="preserve"> (XP) es una metodología ágil centrada en la calidad del software, que promueve prácticas como programación en pares, desarrollo guiado por pruebas y entregas frecuentes (Beck, 2004). XP ofrece una alta adaptabilidad al cambio y ciclos de desarrollo muy cortos; sin embargo, su aplicación suele ser más adecuada en equipos pequeños y altamente colaborativos, lo que puede limitar su escalabilidad en proyectos institucionales o con múltiples actores involucrados.</w:t>
      </w:r>
    </w:p>
    <w:p w14:paraId="2958AB1E" w14:textId="77777777" w:rsidR="00F540DB" w:rsidRPr="007965E8" w:rsidRDefault="00F540DB" w:rsidP="00F540DB">
      <w:pPr>
        <w:spacing w:before="240" w:after="240" w:line="360" w:lineRule="auto"/>
        <w:ind w:left="720"/>
        <w:jc w:val="both"/>
        <w:rPr>
          <w:rFonts w:ascii="Arial Narrow" w:eastAsia="Arial MT" w:hAnsi="Arial Narrow" w:cs="Arial MT"/>
          <w:sz w:val="24"/>
          <w:szCs w:val="24"/>
          <w:lang w:val="es-PE"/>
        </w:rPr>
      </w:pPr>
      <w:r w:rsidRPr="007965E8">
        <w:rPr>
          <w:rFonts w:ascii="Arial Narrow" w:eastAsia="Arial MT" w:hAnsi="Arial Narrow" w:cs="Arial MT"/>
          <w:sz w:val="24"/>
          <w:szCs w:val="24"/>
          <w:lang w:val="es-PE"/>
        </w:rPr>
        <w:t xml:space="preserve">Considerando estos aspectos, así como la necesidad de integrar servicios de computación en la nube, análisis de datos geoespaciales y modelos de inteligencia artificial, se selecciona Scrum como la metodología más adecuada para el desarrollo del sistema propuesto. Esto se debe a su capacidad para adaptarse a cambios, facilitar la integración con entornos </w:t>
      </w:r>
      <w:proofErr w:type="spellStart"/>
      <w:r w:rsidRPr="007965E8">
        <w:rPr>
          <w:rFonts w:ascii="Arial Narrow" w:eastAsia="Arial MT" w:hAnsi="Arial Narrow" w:cs="Arial MT"/>
          <w:sz w:val="24"/>
          <w:szCs w:val="24"/>
          <w:lang w:val="es-PE"/>
        </w:rPr>
        <w:t>cloud</w:t>
      </w:r>
      <w:proofErr w:type="spellEnd"/>
      <w:r w:rsidRPr="007965E8">
        <w:rPr>
          <w:rFonts w:ascii="Arial Narrow" w:eastAsia="Arial MT" w:hAnsi="Arial Narrow" w:cs="Arial MT"/>
          <w:sz w:val="24"/>
          <w:szCs w:val="24"/>
          <w:lang w:val="es-PE"/>
        </w:rPr>
        <w:t xml:space="preserve">, soportar prácticas de </w:t>
      </w:r>
      <w:proofErr w:type="spellStart"/>
      <w:r w:rsidRPr="007965E8">
        <w:rPr>
          <w:rFonts w:ascii="Arial Narrow" w:eastAsia="Arial MT" w:hAnsi="Arial Narrow" w:cs="Arial MT"/>
          <w:sz w:val="24"/>
          <w:szCs w:val="24"/>
          <w:lang w:val="es-PE"/>
        </w:rPr>
        <w:t>MLOps</w:t>
      </w:r>
      <w:proofErr w:type="spellEnd"/>
      <w:r w:rsidRPr="007965E8">
        <w:rPr>
          <w:rFonts w:ascii="Arial Narrow" w:eastAsia="Arial MT" w:hAnsi="Arial Narrow" w:cs="Arial MT"/>
          <w:sz w:val="24"/>
          <w:szCs w:val="24"/>
          <w:lang w:val="es-PE"/>
        </w:rPr>
        <w:t xml:space="preserve"> y permitir la participación activa de los usuarios finales durante el proceso de desarrollo, garantizando así un producto alineado con las necesidades operativas del contexto de seguridad ciudadana (</w:t>
      </w:r>
      <w:proofErr w:type="spellStart"/>
      <w:r w:rsidRPr="007965E8">
        <w:rPr>
          <w:rFonts w:ascii="Arial Narrow" w:eastAsia="Arial MT" w:hAnsi="Arial Narrow" w:cs="Arial MT"/>
          <w:sz w:val="24"/>
          <w:szCs w:val="24"/>
          <w:lang w:val="es-PE"/>
        </w:rPr>
        <w:t>Schwaber</w:t>
      </w:r>
      <w:proofErr w:type="spellEnd"/>
      <w:r w:rsidRPr="007965E8">
        <w:rPr>
          <w:rFonts w:ascii="Arial Narrow" w:eastAsia="Arial MT" w:hAnsi="Arial Narrow" w:cs="Arial MT"/>
          <w:sz w:val="24"/>
          <w:szCs w:val="24"/>
          <w:lang w:val="es-PE"/>
        </w:rPr>
        <w:t xml:space="preserve"> &amp; Sutherland, 2020; Bass et al., 2015).</w:t>
      </w:r>
    </w:p>
    <w:tbl>
      <w:tblPr>
        <w:tblStyle w:val="Tablanormal2"/>
        <w:tblW w:w="9076" w:type="dxa"/>
        <w:tblInd w:w="612" w:type="dxa"/>
        <w:tblLook w:val="04A0" w:firstRow="1" w:lastRow="0" w:firstColumn="1" w:lastColumn="0" w:noHBand="0" w:noVBand="1"/>
      </w:tblPr>
      <w:tblGrid>
        <w:gridCol w:w="2271"/>
        <w:gridCol w:w="2267"/>
        <w:gridCol w:w="2268"/>
        <w:gridCol w:w="2270"/>
      </w:tblGrid>
      <w:tr w:rsidR="00F540DB" w:rsidRPr="00EF0F30" w14:paraId="7BFA7C37" w14:textId="77777777" w:rsidTr="00CF210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71" w:type="dxa"/>
          </w:tcPr>
          <w:p w14:paraId="49A971E5" w14:textId="77777777" w:rsidR="00F540DB" w:rsidRPr="00A577D1" w:rsidRDefault="00F540DB" w:rsidP="00CF2107">
            <w:pPr>
              <w:spacing w:after="160" w:line="276" w:lineRule="auto"/>
              <w:rPr>
                <w:rFonts w:ascii="Arial Narrow" w:hAnsi="Arial Narrow"/>
              </w:rPr>
            </w:pPr>
            <w:r w:rsidRPr="00A577D1">
              <w:rPr>
                <w:rFonts w:ascii="Arial Narrow" w:eastAsia="Calibri" w:hAnsi="Arial Narrow" w:cs="Calibri"/>
                <w:sz w:val="20"/>
                <w:szCs w:val="20"/>
                <w:lang w:val="es-PE"/>
              </w:rPr>
              <w:t>Criterio</w:t>
            </w:r>
          </w:p>
        </w:tc>
        <w:tc>
          <w:tcPr>
            <w:tcW w:w="2267" w:type="dxa"/>
          </w:tcPr>
          <w:p w14:paraId="0483296C" w14:textId="77777777" w:rsidR="00F540DB" w:rsidRPr="00A577D1" w:rsidRDefault="00F540DB" w:rsidP="00CF2107">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A577D1">
              <w:rPr>
                <w:rFonts w:ascii="Arial Narrow" w:eastAsia="Calibri" w:hAnsi="Arial Narrow" w:cs="Calibri"/>
                <w:sz w:val="20"/>
                <w:szCs w:val="20"/>
                <w:lang w:val="es-PE"/>
              </w:rPr>
              <w:t>Scrum</w:t>
            </w:r>
          </w:p>
        </w:tc>
        <w:tc>
          <w:tcPr>
            <w:tcW w:w="2268" w:type="dxa"/>
          </w:tcPr>
          <w:p w14:paraId="36D8D5CC" w14:textId="77777777" w:rsidR="00F540DB" w:rsidRPr="00A577D1" w:rsidRDefault="00F540DB" w:rsidP="00CF2107">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A577D1">
              <w:rPr>
                <w:rFonts w:ascii="Arial Narrow" w:eastAsia="Calibri" w:hAnsi="Arial Narrow" w:cs="Calibri"/>
                <w:sz w:val="20"/>
                <w:szCs w:val="20"/>
                <w:lang w:val="es-PE"/>
              </w:rPr>
              <w:t>RUP</w:t>
            </w:r>
          </w:p>
        </w:tc>
        <w:tc>
          <w:tcPr>
            <w:tcW w:w="2270" w:type="dxa"/>
          </w:tcPr>
          <w:p w14:paraId="378ECA7A" w14:textId="77777777" w:rsidR="00F540DB" w:rsidRPr="00A577D1" w:rsidRDefault="00F540DB" w:rsidP="00CF2107">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A577D1">
              <w:rPr>
                <w:rFonts w:ascii="Arial Narrow" w:eastAsia="Calibri" w:hAnsi="Arial Narrow" w:cs="Calibri"/>
                <w:sz w:val="20"/>
                <w:szCs w:val="20"/>
                <w:lang w:val="es-PE"/>
              </w:rPr>
              <w:t xml:space="preserve">XP (Extreme </w:t>
            </w:r>
            <w:proofErr w:type="spellStart"/>
            <w:r w:rsidRPr="00A577D1">
              <w:rPr>
                <w:rFonts w:ascii="Arial Narrow" w:eastAsia="Calibri" w:hAnsi="Arial Narrow" w:cs="Calibri"/>
                <w:sz w:val="20"/>
                <w:szCs w:val="20"/>
                <w:lang w:val="es-PE"/>
              </w:rPr>
              <w:t>Programming</w:t>
            </w:r>
            <w:proofErr w:type="spellEnd"/>
            <w:r w:rsidRPr="00A577D1">
              <w:rPr>
                <w:rFonts w:ascii="Arial Narrow" w:eastAsia="Calibri" w:hAnsi="Arial Narrow" w:cs="Calibri"/>
                <w:sz w:val="20"/>
                <w:szCs w:val="20"/>
                <w:lang w:val="es-PE"/>
              </w:rPr>
              <w:t>)</w:t>
            </w:r>
          </w:p>
        </w:tc>
      </w:tr>
      <w:tr w:rsidR="00F540DB" w:rsidRPr="00EF0F30" w14:paraId="5FDCB6F4" w14:textId="77777777" w:rsidTr="00CF210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71" w:type="dxa"/>
          </w:tcPr>
          <w:p w14:paraId="537C3846" w14:textId="77777777" w:rsidR="00F540DB" w:rsidRPr="00EF0F30" w:rsidRDefault="00F540DB" w:rsidP="00CF2107">
            <w:pPr>
              <w:spacing w:after="160" w:line="276" w:lineRule="auto"/>
              <w:rPr>
                <w:rFonts w:ascii="Arial Narrow" w:hAnsi="Arial Narrow"/>
              </w:rPr>
            </w:pPr>
            <w:r w:rsidRPr="00EF0F30">
              <w:rPr>
                <w:rFonts w:ascii="Arial Narrow" w:eastAsia="Calibri" w:hAnsi="Arial Narrow" w:cs="Calibri"/>
                <w:color w:val="000000" w:themeColor="text1"/>
                <w:sz w:val="20"/>
                <w:szCs w:val="20"/>
                <w:lang w:val="es-PE"/>
              </w:rPr>
              <w:t>Tipo</w:t>
            </w:r>
          </w:p>
        </w:tc>
        <w:tc>
          <w:tcPr>
            <w:tcW w:w="2267" w:type="dxa"/>
          </w:tcPr>
          <w:p w14:paraId="5F87BDA7" w14:textId="77777777" w:rsidR="00F540DB" w:rsidRPr="00EF0F30" w:rsidRDefault="00F540DB" w:rsidP="00CF2107">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EF0F30">
              <w:rPr>
                <w:rFonts w:ascii="Arial Narrow" w:eastAsia="Calibri" w:hAnsi="Arial Narrow" w:cs="Calibri"/>
                <w:color w:val="000000" w:themeColor="text1"/>
                <w:sz w:val="20"/>
                <w:szCs w:val="20"/>
                <w:lang w:val="es-PE"/>
              </w:rPr>
              <w:t>Ágil iterativo</w:t>
            </w:r>
          </w:p>
        </w:tc>
        <w:tc>
          <w:tcPr>
            <w:tcW w:w="2268" w:type="dxa"/>
          </w:tcPr>
          <w:p w14:paraId="7583A2E8" w14:textId="77777777" w:rsidR="00F540DB" w:rsidRPr="00EF0F30" w:rsidRDefault="00F540DB" w:rsidP="00CF2107">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EF0F30">
              <w:rPr>
                <w:rFonts w:ascii="Arial Narrow" w:eastAsia="Calibri" w:hAnsi="Arial Narrow" w:cs="Calibri"/>
                <w:color w:val="000000" w:themeColor="text1"/>
                <w:sz w:val="20"/>
                <w:szCs w:val="20"/>
                <w:lang w:val="es-PE"/>
              </w:rPr>
              <w:t>Iterativo orientado a casos de uso</w:t>
            </w:r>
          </w:p>
        </w:tc>
        <w:tc>
          <w:tcPr>
            <w:tcW w:w="2270" w:type="dxa"/>
          </w:tcPr>
          <w:p w14:paraId="560D860E" w14:textId="77777777" w:rsidR="00F540DB" w:rsidRPr="00EF0F30" w:rsidRDefault="00F540DB" w:rsidP="00CF2107">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EF0F30">
              <w:rPr>
                <w:rFonts w:ascii="Arial Narrow" w:eastAsia="Calibri" w:hAnsi="Arial Narrow" w:cs="Calibri"/>
                <w:color w:val="000000" w:themeColor="text1"/>
                <w:sz w:val="20"/>
                <w:szCs w:val="20"/>
                <w:lang w:val="es-PE"/>
              </w:rPr>
              <w:t>Ágil orientado a calidad de código</w:t>
            </w:r>
          </w:p>
        </w:tc>
      </w:tr>
      <w:tr w:rsidR="00F540DB" w:rsidRPr="00EF0F30" w14:paraId="5651D2E8" w14:textId="77777777" w:rsidTr="00CF2107">
        <w:trPr>
          <w:trHeight w:val="300"/>
        </w:trPr>
        <w:tc>
          <w:tcPr>
            <w:cnfStyle w:val="001000000000" w:firstRow="0" w:lastRow="0" w:firstColumn="1" w:lastColumn="0" w:oddVBand="0" w:evenVBand="0" w:oddHBand="0" w:evenHBand="0" w:firstRowFirstColumn="0" w:firstRowLastColumn="0" w:lastRowFirstColumn="0" w:lastRowLastColumn="0"/>
            <w:tcW w:w="2271" w:type="dxa"/>
          </w:tcPr>
          <w:p w14:paraId="31638FC0" w14:textId="77777777" w:rsidR="00F540DB" w:rsidRPr="00EF0F30" w:rsidRDefault="00F540DB" w:rsidP="00CF2107">
            <w:pPr>
              <w:spacing w:after="160" w:line="276" w:lineRule="auto"/>
              <w:rPr>
                <w:rFonts w:ascii="Arial Narrow" w:hAnsi="Arial Narrow"/>
              </w:rPr>
            </w:pPr>
            <w:r w:rsidRPr="00EF0F30">
              <w:rPr>
                <w:rFonts w:ascii="Arial Narrow" w:eastAsia="Calibri" w:hAnsi="Arial Narrow" w:cs="Calibri"/>
                <w:color w:val="000000" w:themeColor="text1"/>
                <w:sz w:val="20"/>
                <w:szCs w:val="20"/>
                <w:lang w:val="es-PE"/>
              </w:rPr>
              <w:t>Enfoque principal</w:t>
            </w:r>
          </w:p>
        </w:tc>
        <w:tc>
          <w:tcPr>
            <w:tcW w:w="2267" w:type="dxa"/>
          </w:tcPr>
          <w:p w14:paraId="538E7BCF" w14:textId="77777777" w:rsidR="00F540DB" w:rsidRPr="00EF0F30" w:rsidRDefault="00F540DB" w:rsidP="00CF2107">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EF0F30">
              <w:rPr>
                <w:rFonts w:ascii="Arial Narrow" w:eastAsia="Calibri" w:hAnsi="Arial Narrow" w:cs="Calibri"/>
                <w:color w:val="000000" w:themeColor="text1"/>
                <w:sz w:val="20"/>
                <w:szCs w:val="20"/>
                <w:lang w:val="es-PE"/>
              </w:rPr>
              <w:t xml:space="preserve">Gestión de producto por </w:t>
            </w:r>
            <w:proofErr w:type="spellStart"/>
            <w:r w:rsidRPr="00EF0F30">
              <w:rPr>
                <w:rFonts w:ascii="Arial Narrow" w:eastAsia="Calibri" w:hAnsi="Arial Narrow" w:cs="Calibri"/>
                <w:color w:val="000000" w:themeColor="text1"/>
                <w:sz w:val="20"/>
                <w:szCs w:val="20"/>
                <w:lang w:val="es-PE"/>
              </w:rPr>
              <w:t>sprints</w:t>
            </w:r>
            <w:proofErr w:type="spellEnd"/>
          </w:p>
        </w:tc>
        <w:tc>
          <w:tcPr>
            <w:tcW w:w="2268" w:type="dxa"/>
          </w:tcPr>
          <w:p w14:paraId="1C30A3D8" w14:textId="77777777" w:rsidR="00F540DB" w:rsidRPr="00EF0F30" w:rsidRDefault="00F540DB" w:rsidP="00CF2107">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EF0F30">
              <w:rPr>
                <w:rFonts w:ascii="Arial Narrow" w:eastAsia="Calibri" w:hAnsi="Arial Narrow" w:cs="Calibri"/>
                <w:color w:val="000000" w:themeColor="text1"/>
                <w:sz w:val="20"/>
                <w:szCs w:val="20"/>
                <w:lang w:val="es-PE"/>
              </w:rPr>
              <w:t>Fases: inicio, elaboración, construcción, transición</w:t>
            </w:r>
          </w:p>
        </w:tc>
        <w:tc>
          <w:tcPr>
            <w:tcW w:w="2270" w:type="dxa"/>
          </w:tcPr>
          <w:p w14:paraId="110A61AD" w14:textId="77777777" w:rsidR="00F540DB" w:rsidRPr="00EF0F30" w:rsidRDefault="00F540DB" w:rsidP="00CF2107">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EF0F30">
              <w:rPr>
                <w:rFonts w:ascii="Arial Narrow" w:eastAsia="Calibri" w:hAnsi="Arial Narrow" w:cs="Calibri"/>
                <w:color w:val="000000" w:themeColor="text1"/>
                <w:sz w:val="20"/>
                <w:szCs w:val="20"/>
                <w:lang w:val="es-PE"/>
              </w:rPr>
              <w:t>Iteraciones cortas con énfasis en pruebas continuas</w:t>
            </w:r>
          </w:p>
        </w:tc>
      </w:tr>
      <w:tr w:rsidR="00F540DB" w:rsidRPr="00EF0F30" w14:paraId="17955ACC" w14:textId="77777777" w:rsidTr="00CF210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71" w:type="dxa"/>
          </w:tcPr>
          <w:p w14:paraId="1C14FCCE" w14:textId="77777777" w:rsidR="00F540DB" w:rsidRPr="00EF0F30" w:rsidRDefault="00F540DB" w:rsidP="00CF2107">
            <w:pPr>
              <w:spacing w:after="160" w:line="276" w:lineRule="auto"/>
              <w:rPr>
                <w:rFonts w:ascii="Arial Narrow" w:hAnsi="Arial Narrow"/>
              </w:rPr>
            </w:pPr>
            <w:r w:rsidRPr="00EF0F30">
              <w:rPr>
                <w:rFonts w:ascii="Arial Narrow" w:eastAsia="Calibri" w:hAnsi="Arial Narrow" w:cs="Calibri"/>
                <w:color w:val="000000" w:themeColor="text1"/>
                <w:sz w:val="20"/>
                <w:szCs w:val="20"/>
                <w:lang w:val="es-PE"/>
              </w:rPr>
              <w:t>Documentación</w:t>
            </w:r>
          </w:p>
        </w:tc>
        <w:tc>
          <w:tcPr>
            <w:tcW w:w="2267" w:type="dxa"/>
          </w:tcPr>
          <w:p w14:paraId="6C331B3D" w14:textId="77777777" w:rsidR="00F540DB" w:rsidRPr="00EF0F30" w:rsidRDefault="00F540DB" w:rsidP="00CF2107">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EF0F30">
              <w:rPr>
                <w:rFonts w:ascii="Arial Narrow" w:eastAsia="Calibri" w:hAnsi="Arial Narrow" w:cs="Calibri"/>
                <w:color w:val="000000" w:themeColor="text1"/>
                <w:sz w:val="20"/>
                <w:szCs w:val="20"/>
                <w:lang w:val="es-PE"/>
              </w:rPr>
              <w:t>Mínima (backlog, historias de usuario)</w:t>
            </w:r>
          </w:p>
        </w:tc>
        <w:tc>
          <w:tcPr>
            <w:tcW w:w="2268" w:type="dxa"/>
          </w:tcPr>
          <w:p w14:paraId="7FA8DA08" w14:textId="77777777" w:rsidR="00F540DB" w:rsidRPr="00EF0F30" w:rsidRDefault="00F540DB" w:rsidP="00CF2107">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EF0F30">
              <w:rPr>
                <w:rFonts w:ascii="Arial Narrow" w:eastAsia="Calibri" w:hAnsi="Arial Narrow" w:cs="Calibri"/>
                <w:color w:val="000000" w:themeColor="text1"/>
                <w:sz w:val="20"/>
                <w:szCs w:val="20"/>
                <w:lang w:val="es-PE"/>
              </w:rPr>
              <w:t>Extensa (artefactos por disciplina)</w:t>
            </w:r>
          </w:p>
        </w:tc>
        <w:tc>
          <w:tcPr>
            <w:tcW w:w="2270" w:type="dxa"/>
          </w:tcPr>
          <w:p w14:paraId="0BC1743F" w14:textId="77777777" w:rsidR="00F540DB" w:rsidRPr="00EF0F30" w:rsidRDefault="00F540DB" w:rsidP="00CF2107">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EF0F30">
              <w:rPr>
                <w:rFonts w:ascii="Arial Narrow" w:eastAsia="Calibri" w:hAnsi="Arial Narrow" w:cs="Calibri"/>
                <w:color w:val="000000" w:themeColor="text1"/>
                <w:sz w:val="20"/>
                <w:szCs w:val="20"/>
                <w:lang w:val="es-PE"/>
              </w:rPr>
              <w:t>Muy reducida</w:t>
            </w:r>
          </w:p>
        </w:tc>
      </w:tr>
      <w:tr w:rsidR="00F540DB" w:rsidRPr="00EF0F30" w14:paraId="322E8A16" w14:textId="77777777" w:rsidTr="00CF2107">
        <w:trPr>
          <w:trHeight w:val="300"/>
        </w:trPr>
        <w:tc>
          <w:tcPr>
            <w:cnfStyle w:val="001000000000" w:firstRow="0" w:lastRow="0" w:firstColumn="1" w:lastColumn="0" w:oddVBand="0" w:evenVBand="0" w:oddHBand="0" w:evenHBand="0" w:firstRowFirstColumn="0" w:firstRowLastColumn="0" w:lastRowFirstColumn="0" w:lastRowLastColumn="0"/>
            <w:tcW w:w="2271" w:type="dxa"/>
          </w:tcPr>
          <w:p w14:paraId="57C909A4" w14:textId="77777777" w:rsidR="00F540DB" w:rsidRPr="00EF0F30" w:rsidRDefault="00F540DB" w:rsidP="00CF2107">
            <w:pPr>
              <w:spacing w:after="160" w:line="276" w:lineRule="auto"/>
              <w:rPr>
                <w:rFonts w:ascii="Arial Narrow" w:hAnsi="Arial Narrow"/>
              </w:rPr>
            </w:pPr>
            <w:r w:rsidRPr="00EF0F30">
              <w:rPr>
                <w:rFonts w:ascii="Arial Narrow" w:eastAsia="Calibri" w:hAnsi="Arial Narrow" w:cs="Calibri"/>
                <w:color w:val="000000" w:themeColor="text1"/>
                <w:sz w:val="20"/>
                <w:szCs w:val="20"/>
                <w:lang w:val="es-PE"/>
              </w:rPr>
              <w:t>Adaptabilidad a cambios</w:t>
            </w:r>
          </w:p>
        </w:tc>
        <w:tc>
          <w:tcPr>
            <w:tcW w:w="2267" w:type="dxa"/>
          </w:tcPr>
          <w:p w14:paraId="5683C7FF" w14:textId="77777777" w:rsidR="00F540DB" w:rsidRPr="00EF0F30" w:rsidRDefault="00F540DB" w:rsidP="00CF2107">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EF0F30">
              <w:rPr>
                <w:rFonts w:ascii="Arial Narrow" w:eastAsia="Calibri" w:hAnsi="Arial Narrow" w:cs="Calibri"/>
                <w:color w:val="000000" w:themeColor="text1"/>
                <w:sz w:val="20"/>
                <w:szCs w:val="20"/>
                <w:lang w:val="es-PE"/>
              </w:rPr>
              <w:t>Alta</w:t>
            </w:r>
          </w:p>
        </w:tc>
        <w:tc>
          <w:tcPr>
            <w:tcW w:w="2268" w:type="dxa"/>
          </w:tcPr>
          <w:p w14:paraId="189C5F4D" w14:textId="77777777" w:rsidR="00F540DB" w:rsidRPr="00EF0F30" w:rsidRDefault="00F540DB" w:rsidP="00CF2107">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EF0F30">
              <w:rPr>
                <w:rFonts w:ascii="Arial Narrow" w:eastAsia="Calibri" w:hAnsi="Arial Narrow" w:cs="Calibri"/>
                <w:color w:val="000000" w:themeColor="text1"/>
                <w:sz w:val="20"/>
                <w:szCs w:val="20"/>
                <w:lang w:val="es-PE"/>
              </w:rPr>
              <w:t>Media</w:t>
            </w:r>
          </w:p>
        </w:tc>
        <w:tc>
          <w:tcPr>
            <w:tcW w:w="2270" w:type="dxa"/>
          </w:tcPr>
          <w:p w14:paraId="4200C266" w14:textId="77777777" w:rsidR="00F540DB" w:rsidRPr="00EF0F30" w:rsidRDefault="00F540DB" w:rsidP="00CF2107">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EF0F30">
              <w:rPr>
                <w:rFonts w:ascii="Arial Narrow" w:eastAsia="Calibri" w:hAnsi="Arial Narrow" w:cs="Calibri"/>
                <w:color w:val="000000" w:themeColor="text1"/>
                <w:sz w:val="20"/>
                <w:szCs w:val="20"/>
                <w:lang w:val="es-PE"/>
              </w:rPr>
              <w:t>Muy alta</w:t>
            </w:r>
          </w:p>
        </w:tc>
      </w:tr>
      <w:tr w:rsidR="00F540DB" w:rsidRPr="00EF0F30" w14:paraId="5A1DC77E" w14:textId="77777777" w:rsidTr="00CF210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71" w:type="dxa"/>
          </w:tcPr>
          <w:p w14:paraId="3E744F53" w14:textId="77777777" w:rsidR="00F540DB" w:rsidRPr="00EF0F30" w:rsidRDefault="00F540DB" w:rsidP="00CF2107">
            <w:pPr>
              <w:spacing w:after="160" w:line="276" w:lineRule="auto"/>
              <w:rPr>
                <w:rFonts w:ascii="Arial Narrow" w:hAnsi="Arial Narrow"/>
              </w:rPr>
            </w:pPr>
            <w:r w:rsidRPr="00EF0F30">
              <w:rPr>
                <w:rFonts w:ascii="Arial Narrow" w:eastAsia="Calibri" w:hAnsi="Arial Narrow" w:cs="Calibri"/>
                <w:color w:val="000000" w:themeColor="text1"/>
                <w:sz w:val="20"/>
                <w:szCs w:val="20"/>
                <w:lang w:val="es-PE"/>
              </w:rPr>
              <w:t>Tamaño de equipo óptimo</w:t>
            </w:r>
          </w:p>
        </w:tc>
        <w:tc>
          <w:tcPr>
            <w:tcW w:w="2267" w:type="dxa"/>
          </w:tcPr>
          <w:p w14:paraId="0F13FB1F" w14:textId="77777777" w:rsidR="00F540DB" w:rsidRPr="00EF0F30" w:rsidRDefault="00F540DB" w:rsidP="00CF2107">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EF0F30">
              <w:rPr>
                <w:rFonts w:ascii="Arial Narrow" w:eastAsia="Calibri" w:hAnsi="Arial Narrow" w:cs="Calibri"/>
                <w:color w:val="000000" w:themeColor="text1"/>
                <w:sz w:val="20"/>
                <w:szCs w:val="20"/>
                <w:lang w:val="es-PE"/>
              </w:rPr>
              <w:t>Pequeño-mediano (3-9)</w:t>
            </w:r>
          </w:p>
        </w:tc>
        <w:tc>
          <w:tcPr>
            <w:tcW w:w="2268" w:type="dxa"/>
          </w:tcPr>
          <w:p w14:paraId="0C95912F" w14:textId="77777777" w:rsidR="00F540DB" w:rsidRPr="00EF0F30" w:rsidRDefault="00F540DB" w:rsidP="00CF2107">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EF0F30">
              <w:rPr>
                <w:rFonts w:ascii="Arial Narrow" w:eastAsia="Calibri" w:hAnsi="Arial Narrow" w:cs="Calibri"/>
                <w:color w:val="000000" w:themeColor="text1"/>
                <w:sz w:val="20"/>
                <w:szCs w:val="20"/>
                <w:lang w:val="es-PE"/>
              </w:rPr>
              <w:t>Mediano-grande (5+)</w:t>
            </w:r>
          </w:p>
        </w:tc>
        <w:tc>
          <w:tcPr>
            <w:tcW w:w="2270" w:type="dxa"/>
          </w:tcPr>
          <w:p w14:paraId="60EF5F09" w14:textId="77777777" w:rsidR="00F540DB" w:rsidRPr="00EF0F30" w:rsidRDefault="00F540DB" w:rsidP="00CF2107">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EF0F30">
              <w:rPr>
                <w:rFonts w:ascii="Arial Narrow" w:eastAsia="Calibri" w:hAnsi="Arial Narrow" w:cs="Calibri"/>
                <w:color w:val="000000" w:themeColor="text1"/>
                <w:sz w:val="20"/>
                <w:szCs w:val="20"/>
                <w:lang w:val="es-PE"/>
              </w:rPr>
              <w:t>Pequeño (2-6)</w:t>
            </w:r>
          </w:p>
        </w:tc>
      </w:tr>
      <w:tr w:rsidR="00F540DB" w:rsidRPr="00EF0F30" w14:paraId="1C4EBF39" w14:textId="77777777" w:rsidTr="00CF2107">
        <w:trPr>
          <w:trHeight w:val="300"/>
        </w:trPr>
        <w:tc>
          <w:tcPr>
            <w:cnfStyle w:val="001000000000" w:firstRow="0" w:lastRow="0" w:firstColumn="1" w:lastColumn="0" w:oddVBand="0" w:evenVBand="0" w:oddHBand="0" w:evenHBand="0" w:firstRowFirstColumn="0" w:firstRowLastColumn="0" w:lastRowFirstColumn="0" w:lastRowLastColumn="0"/>
            <w:tcW w:w="2271" w:type="dxa"/>
          </w:tcPr>
          <w:p w14:paraId="437B03D7" w14:textId="77777777" w:rsidR="00F540DB" w:rsidRPr="00EF0F30" w:rsidRDefault="00F540DB" w:rsidP="00CF2107">
            <w:pPr>
              <w:spacing w:after="160" w:line="276" w:lineRule="auto"/>
              <w:rPr>
                <w:rFonts w:ascii="Arial Narrow" w:hAnsi="Arial Narrow"/>
              </w:rPr>
            </w:pPr>
            <w:r w:rsidRPr="00EF0F30">
              <w:rPr>
                <w:rFonts w:ascii="Arial Narrow" w:eastAsia="Calibri" w:hAnsi="Arial Narrow" w:cs="Calibri"/>
                <w:color w:val="000000" w:themeColor="text1"/>
                <w:sz w:val="20"/>
                <w:szCs w:val="20"/>
                <w:lang w:val="es-PE"/>
              </w:rPr>
              <w:t xml:space="preserve">Compatibilidad con </w:t>
            </w:r>
            <w:proofErr w:type="spellStart"/>
            <w:r w:rsidRPr="00EF0F30">
              <w:rPr>
                <w:rFonts w:ascii="Arial Narrow" w:eastAsia="Calibri" w:hAnsi="Arial Narrow" w:cs="Calibri"/>
                <w:color w:val="000000" w:themeColor="text1"/>
                <w:sz w:val="20"/>
                <w:szCs w:val="20"/>
                <w:lang w:val="es-PE"/>
              </w:rPr>
              <w:t>cloud</w:t>
            </w:r>
            <w:proofErr w:type="spellEnd"/>
            <w:r w:rsidRPr="00EF0F30">
              <w:rPr>
                <w:rFonts w:ascii="Arial Narrow" w:eastAsia="Calibri" w:hAnsi="Arial Narrow" w:cs="Calibri"/>
                <w:color w:val="000000" w:themeColor="text1"/>
                <w:sz w:val="20"/>
                <w:szCs w:val="20"/>
                <w:lang w:val="es-PE"/>
              </w:rPr>
              <w:t>/CI-CD</w:t>
            </w:r>
          </w:p>
        </w:tc>
        <w:tc>
          <w:tcPr>
            <w:tcW w:w="2267" w:type="dxa"/>
          </w:tcPr>
          <w:p w14:paraId="614F2B7E" w14:textId="77777777" w:rsidR="00F540DB" w:rsidRPr="00EF0F30" w:rsidRDefault="00F540DB" w:rsidP="00CF2107">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EF0F30">
              <w:rPr>
                <w:rFonts w:ascii="Arial Narrow" w:eastAsia="Calibri" w:hAnsi="Arial Narrow" w:cs="Calibri"/>
                <w:color w:val="000000" w:themeColor="text1"/>
                <w:sz w:val="20"/>
                <w:szCs w:val="20"/>
                <w:lang w:val="es-PE"/>
              </w:rPr>
              <w:t>Alta</w:t>
            </w:r>
          </w:p>
        </w:tc>
        <w:tc>
          <w:tcPr>
            <w:tcW w:w="2268" w:type="dxa"/>
          </w:tcPr>
          <w:p w14:paraId="35445931" w14:textId="77777777" w:rsidR="00F540DB" w:rsidRPr="00EF0F30" w:rsidRDefault="00F540DB" w:rsidP="00CF2107">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EF0F30">
              <w:rPr>
                <w:rFonts w:ascii="Arial Narrow" w:eastAsia="Calibri" w:hAnsi="Arial Narrow" w:cs="Calibri"/>
                <w:color w:val="000000" w:themeColor="text1"/>
                <w:sz w:val="20"/>
                <w:szCs w:val="20"/>
                <w:lang w:val="es-PE"/>
              </w:rPr>
              <w:t>Media</w:t>
            </w:r>
          </w:p>
        </w:tc>
        <w:tc>
          <w:tcPr>
            <w:tcW w:w="2270" w:type="dxa"/>
          </w:tcPr>
          <w:p w14:paraId="1A1E6D2B" w14:textId="77777777" w:rsidR="00F540DB" w:rsidRPr="00EF0F30" w:rsidRDefault="00F540DB" w:rsidP="00CF2107">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EF0F30">
              <w:rPr>
                <w:rFonts w:ascii="Arial Narrow" w:eastAsia="Calibri" w:hAnsi="Arial Narrow" w:cs="Calibri"/>
                <w:color w:val="000000" w:themeColor="text1"/>
                <w:sz w:val="20"/>
                <w:szCs w:val="20"/>
                <w:lang w:val="es-PE"/>
              </w:rPr>
              <w:t>Media</w:t>
            </w:r>
          </w:p>
        </w:tc>
      </w:tr>
      <w:tr w:rsidR="00F540DB" w:rsidRPr="00EF0F30" w14:paraId="31DB19B1" w14:textId="77777777" w:rsidTr="00CF210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71" w:type="dxa"/>
          </w:tcPr>
          <w:p w14:paraId="140AB4D1" w14:textId="77777777" w:rsidR="00F540DB" w:rsidRPr="00EF0F30" w:rsidRDefault="00F540DB" w:rsidP="00CF2107">
            <w:pPr>
              <w:spacing w:after="160" w:line="276" w:lineRule="auto"/>
              <w:rPr>
                <w:rFonts w:ascii="Arial Narrow" w:hAnsi="Arial Narrow"/>
              </w:rPr>
            </w:pPr>
            <w:r w:rsidRPr="00EF0F30">
              <w:rPr>
                <w:rFonts w:ascii="Arial Narrow" w:eastAsia="Calibri" w:hAnsi="Arial Narrow" w:cs="Calibri"/>
                <w:color w:val="000000" w:themeColor="text1"/>
                <w:sz w:val="20"/>
                <w:szCs w:val="20"/>
                <w:lang w:val="es-PE"/>
              </w:rPr>
              <w:t>Aplicabilidad a proyectos IA/datos</w:t>
            </w:r>
          </w:p>
        </w:tc>
        <w:tc>
          <w:tcPr>
            <w:tcW w:w="2267" w:type="dxa"/>
          </w:tcPr>
          <w:p w14:paraId="79C777DC" w14:textId="77777777" w:rsidR="00F540DB" w:rsidRPr="00EF0F30" w:rsidRDefault="00F540DB" w:rsidP="00CF2107">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EF0F30">
              <w:rPr>
                <w:rFonts w:ascii="Arial Narrow" w:eastAsia="Calibri" w:hAnsi="Arial Narrow" w:cs="Calibri"/>
                <w:color w:val="000000" w:themeColor="text1"/>
                <w:sz w:val="20"/>
                <w:szCs w:val="20"/>
                <w:lang w:val="es-PE"/>
              </w:rPr>
              <w:t xml:space="preserve">Sí (compatible con </w:t>
            </w:r>
            <w:proofErr w:type="spellStart"/>
            <w:r w:rsidRPr="00EF0F30">
              <w:rPr>
                <w:rFonts w:ascii="Arial Narrow" w:eastAsia="Calibri" w:hAnsi="Arial Narrow" w:cs="Calibri"/>
                <w:color w:val="000000" w:themeColor="text1"/>
                <w:sz w:val="20"/>
                <w:szCs w:val="20"/>
                <w:lang w:val="es-PE"/>
              </w:rPr>
              <w:t>MLOps</w:t>
            </w:r>
            <w:proofErr w:type="spellEnd"/>
            <w:r w:rsidRPr="00EF0F30">
              <w:rPr>
                <w:rFonts w:ascii="Arial Narrow" w:eastAsia="Calibri" w:hAnsi="Arial Narrow" w:cs="Calibri"/>
                <w:color w:val="000000" w:themeColor="text1"/>
                <w:sz w:val="20"/>
                <w:szCs w:val="20"/>
                <w:lang w:val="es-PE"/>
              </w:rPr>
              <w:t>)</w:t>
            </w:r>
          </w:p>
        </w:tc>
        <w:tc>
          <w:tcPr>
            <w:tcW w:w="2268" w:type="dxa"/>
          </w:tcPr>
          <w:p w14:paraId="744E2D21" w14:textId="77777777" w:rsidR="00F540DB" w:rsidRPr="00EF0F30" w:rsidRDefault="00F540DB" w:rsidP="00CF2107">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EF0F30">
              <w:rPr>
                <w:rFonts w:ascii="Arial Narrow" w:eastAsia="Calibri" w:hAnsi="Arial Narrow" w:cs="Calibri"/>
                <w:color w:val="000000" w:themeColor="text1"/>
                <w:sz w:val="20"/>
                <w:szCs w:val="20"/>
                <w:lang w:val="es-PE"/>
              </w:rPr>
              <w:t>Limitada</w:t>
            </w:r>
          </w:p>
        </w:tc>
        <w:tc>
          <w:tcPr>
            <w:tcW w:w="2270" w:type="dxa"/>
          </w:tcPr>
          <w:p w14:paraId="76262EB7" w14:textId="77777777" w:rsidR="00F540DB" w:rsidRPr="00EF0F30" w:rsidRDefault="00F540DB" w:rsidP="00CF2107">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EF0F30">
              <w:rPr>
                <w:rFonts w:ascii="Arial Narrow" w:eastAsia="Calibri" w:hAnsi="Arial Narrow" w:cs="Calibri"/>
                <w:color w:val="000000" w:themeColor="text1"/>
                <w:sz w:val="20"/>
                <w:szCs w:val="20"/>
                <w:lang w:val="es-PE"/>
              </w:rPr>
              <w:t>Limitada</w:t>
            </w:r>
          </w:p>
        </w:tc>
      </w:tr>
      <w:tr w:rsidR="00F540DB" w:rsidRPr="00EF0F30" w14:paraId="0B570F9E" w14:textId="77777777" w:rsidTr="00CF2107">
        <w:trPr>
          <w:trHeight w:val="300"/>
        </w:trPr>
        <w:tc>
          <w:tcPr>
            <w:cnfStyle w:val="001000000000" w:firstRow="0" w:lastRow="0" w:firstColumn="1" w:lastColumn="0" w:oddVBand="0" w:evenVBand="0" w:oddHBand="0" w:evenHBand="0" w:firstRowFirstColumn="0" w:firstRowLastColumn="0" w:lastRowFirstColumn="0" w:lastRowLastColumn="0"/>
            <w:tcW w:w="2271" w:type="dxa"/>
          </w:tcPr>
          <w:p w14:paraId="3D7574D7" w14:textId="77777777" w:rsidR="00F540DB" w:rsidRPr="00EF0F30" w:rsidRDefault="00F540DB" w:rsidP="00CF2107">
            <w:pPr>
              <w:spacing w:after="160" w:line="276" w:lineRule="auto"/>
              <w:rPr>
                <w:rFonts w:ascii="Arial Narrow" w:hAnsi="Arial Narrow"/>
              </w:rPr>
            </w:pPr>
            <w:r w:rsidRPr="00EF0F30">
              <w:rPr>
                <w:rFonts w:ascii="Arial Narrow" w:eastAsia="Calibri" w:hAnsi="Arial Narrow" w:cs="Calibri"/>
                <w:color w:val="000000" w:themeColor="text1"/>
                <w:sz w:val="20"/>
                <w:szCs w:val="20"/>
                <w:lang w:val="es-PE"/>
              </w:rPr>
              <w:t>Participación del cliente</w:t>
            </w:r>
          </w:p>
        </w:tc>
        <w:tc>
          <w:tcPr>
            <w:tcW w:w="2267" w:type="dxa"/>
          </w:tcPr>
          <w:p w14:paraId="5E103844" w14:textId="77777777" w:rsidR="00F540DB" w:rsidRPr="00EF0F30" w:rsidRDefault="00F540DB" w:rsidP="00CF2107">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EF0F30">
              <w:rPr>
                <w:rFonts w:ascii="Arial Narrow" w:eastAsia="Calibri" w:hAnsi="Arial Narrow" w:cs="Calibri"/>
                <w:color w:val="000000" w:themeColor="text1"/>
                <w:sz w:val="20"/>
                <w:szCs w:val="20"/>
                <w:lang w:val="es-PE"/>
              </w:rPr>
              <w:t>Alta (revisiones de sprint)</w:t>
            </w:r>
          </w:p>
        </w:tc>
        <w:tc>
          <w:tcPr>
            <w:tcW w:w="2268" w:type="dxa"/>
          </w:tcPr>
          <w:p w14:paraId="2F4B7294" w14:textId="77777777" w:rsidR="00F540DB" w:rsidRPr="00EF0F30" w:rsidRDefault="00F540DB" w:rsidP="00CF2107">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EF0F30">
              <w:rPr>
                <w:rFonts w:ascii="Arial Narrow" w:eastAsia="Calibri" w:hAnsi="Arial Narrow" w:cs="Calibri"/>
                <w:color w:val="000000" w:themeColor="text1"/>
                <w:sz w:val="20"/>
                <w:szCs w:val="20"/>
                <w:lang w:val="es-PE"/>
              </w:rPr>
              <w:t>Media (hitos por fase)</w:t>
            </w:r>
          </w:p>
        </w:tc>
        <w:tc>
          <w:tcPr>
            <w:tcW w:w="2270" w:type="dxa"/>
          </w:tcPr>
          <w:p w14:paraId="7C77647D" w14:textId="77777777" w:rsidR="00F540DB" w:rsidRPr="00EF0F30" w:rsidRDefault="00F540DB" w:rsidP="00CF2107">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EF0F30">
              <w:rPr>
                <w:rFonts w:ascii="Arial Narrow" w:eastAsia="Calibri" w:hAnsi="Arial Narrow" w:cs="Calibri"/>
                <w:color w:val="000000" w:themeColor="text1"/>
                <w:sz w:val="20"/>
                <w:szCs w:val="20"/>
                <w:lang w:val="es-PE"/>
              </w:rPr>
              <w:t>Alta (cliente en sitio)</w:t>
            </w:r>
          </w:p>
        </w:tc>
      </w:tr>
      <w:tr w:rsidR="00F540DB" w:rsidRPr="00EF0F30" w14:paraId="4CC38CB9" w14:textId="77777777" w:rsidTr="00CF210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71" w:type="dxa"/>
          </w:tcPr>
          <w:p w14:paraId="25FECBC9" w14:textId="77777777" w:rsidR="00F540DB" w:rsidRPr="00EF0F30" w:rsidRDefault="00F540DB" w:rsidP="00CF2107">
            <w:pPr>
              <w:spacing w:after="160" w:line="276" w:lineRule="auto"/>
              <w:rPr>
                <w:rFonts w:ascii="Arial Narrow" w:hAnsi="Arial Narrow"/>
              </w:rPr>
            </w:pPr>
            <w:r w:rsidRPr="00EF0F30">
              <w:rPr>
                <w:rFonts w:ascii="Arial Narrow" w:eastAsia="Calibri" w:hAnsi="Arial Narrow" w:cs="Calibri"/>
                <w:color w:val="000000" w:themeColor="text1"/>
                <w:sz w:val="20"/>
                <w:szCs w:val="20"/>
                <w:lang w:val="es-PE"/>
              </w:rPr>
              <w:t>Riesgo de gestión</w:t>
            </w:r>
          </w:p>
        </w:tc>
        <w:tc>
          <w:tcPr>
            <w:tcW w:w="2267" w:type="dxa"/>
          </w:tcPr>
          <w:p w14:paraId="3ADC9804" w14:textId="77777777" w:rsidR="00F540DB" w:rsidRPr="00EF0F30" w:rsidRDefault="00F540DB" w:rsidP="00CF2107">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EF0F30">
              <w:rPr>
                <w:rFonts w:ascii="Arial Narrow" w:eastAsia="Calibri" w:hAnsi="Arial Narrow" w:cs="Calibri"/>
                <w:color w:val="000000" w:themeColor="text1"/>
                <w:sz w:val="20"/>
                <w:szCs w:val="20"/>
                <w:lang w:val="es-PE"/>
              </w:rPr>
              <w:t>Bajo</w:t>
            </w:r>
          </w:p>
        </w:tc>
        <w:tc>
          <w:tcPr>
            <w:tcW w:w="2268" w:type="dxa"/>
          </w:tcPr>
          <w:p w14:paraId="3BC09B8F" w14:textId="77777777" w:rsidR="00F540DB" w:rsidRPr="00EF0F30" w:rsidRDefault="00F540DB" w:rsidP="00CF2107">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EF0F30">
              <w:rPr>
                <w:rFonts w:ascii="Arial Narrow" w:eastAsia="Calibri" w:hAnsi="Arial Narrow" w:cs="Calibri"/>
                <w:color w:val="000000" w:themeColor="text1"/>
                <w:sz w:val="20"/>
                <w:szCs w:val="20"/>
                <w:lang w:val="es-PE"/>
              </w:rPr>
              <w:t>Alto (complejidad documental)</w:t>
            </w:r>
          </w:p>
        </w:tc>
        <w:tc>
          <w:tcPr>
            <w:tcW w:w="2270" w:type="dxa"/>
          </w:tcPr>
          <w:p w14:paraId="671C8913" w14:textId="77777777" w:rsidR="00F540DB" w:rsidRPr="00EF0F30" w:rsidRDefault="00F540DB" w:rsidP="00CF2107">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EF0F30">
              <w:rPr>
                <w:rFonts w:ascii="Arial Narrow" w:eastAsia="Calibri" w:hAnsi="Arial Narrow" w:cs="Calibri"/>
                <w:color w:val="000000" w:themeColor="text1"/>
                <w:sz w:val="20"/>
                <w:szCs w:val="20"/>
                <w:lang w:val="es-PE"/>
              </w:rPr>
              <w:t>Medio</w:t>
            </w:r>
          </w:p>
        </w:tc>
      </w:tr>
    </w:tbl>
    <w:p w14:paraId="04FA617D" w14:textId="77777777" w:rsidR="00F540DB" w:rsidRDefault="00F540DB" w:rsidP="00F540DB">
      <w:pPr>
        <w:spacing w:before="79" w:line="360" w:lineRule="auto"/>
        <w:ind w:right="142"/>
        <w:jc w:val="both"/>
        <w:rPr>
          <w:rFonts w:ascii="Arial Narrow" w:hAnsi="Arial Narrow"/>
        </w:rPr>
      </w:pPr>
    </w:p>
    <w:p w14:paraId="147AA871" w14:textId="77777777" w:rsidR="00F540DB" w:rsidRDefault="00F540DB" w:rsidP="00F540DB">
      <w:pPr>
        <w:spacing w:before="79" w:line="360" w:lineRule="auto"/>
        <w:ind w:left="850" w:right="142"/>
        <w:jc w:val="both"/>
        <w:rPr>
          <w:rFonts w:ascii="Arial Narrow" w:hAnsi="Arial Narrow"/>
        </w:rPr>
      </w:pPr>
      <w:r w:rsidRPr="00A577D1">
        <w:rPr>
          <w:rFonts w:ascii="Arial Narrow" w:eastAsia="Arial MT" w:hAnsi="Arial Narrow" w:cs="Arial MT"/>
          <w:sz w:val="24"/>
          <w:szCs w:val="24"/>
          <w:lang w:val="es-PE"/>
        </w:rPr>
        <w:lastRenderedPageBreak/>
        <w:t>Se adopta Scrum como metodología de desarrollo del sistema por su naturaleza iterativa e incremental, que permite adaptarse a los cambios de requerimientos propios de un proyecto de innovación tecnológica en el sector público. Scrum facilita la integración continua con pipelines de despliegue en Google Cloud (CI/CD), es compatible con los ciclos de entrenamiento y reentrenamiento de modelos de IA (</w:t>
      </w:r>
      <w:proofErr w:type="spellStart"/>
      <w:r w:rsidRPr="00A577D1">
        <w:rPr>
          <w:rFonts w:ascii="Arial Narrow" w:eastAsia="Arial MT" w:hAnsi="Arial Narrow" w:cs="Arial MT"/>
          <w:sz w:val="24"/>
          <w:szCs w:val="24"/>
          <w:lang w:val="es-PE"/>
        </w:rPr>
        <w:t>MLOps</w:t>
      </w:r>
      <w:proofErr w:type="spellEnd"/>
      <w:r w:rsidRPr="00A577D1">
        <w:rPr>
          <w:rFonts w:ascii="Arial Narrow" w:eastAsia="Arial MT" w:hAnsi="Arial Narrow" w:cs="Arial MT"/>
          <w:sz w:val="24"/>
          <w:szCs w:val="24"/>
          <w:lang w:val="es-PE"/>
        </w:rPr>
        <w:t xml:space="preserve">), y permite la participación del personal de Serenazgo como </w:t>
      </w:r>
      <w:proofErr w:type="spellStart"/>
      <w:r w:rsidRPr="00A577D1">
        <w:rPr>
          <w:rFonts w:ascii="Arial Narrow" w:eastAsia="Arial MT" w:hAnsi="Arial Narrow" w:cs="Arial MT"/>
          <w:sz w:val="24"/>
          <w:szCs w:val="24"/>
          <w:lang w:val="es-PE"/>
        </w:rPr>
        <w:t>stakeholders</w:t>
      </w:r>
      <w:proofErr w:type="spellEnd"/>
      <w:r w:rsidRPr="00A577D1">
        <w:rPr>
          <w:rFonts w:ascii="Arial Narrow" w:eastAsia="Arial MT" w:hAnsi="Arial Narrow" w:cs="Arial MT"/>
          <w:sz w:val="24"/>
          <w:szCs w:val="24"/>
          <w:lang w:val="es-PE"/>
        </w:rPr>
        <w:t xml:space="preserve"> durante las revisiones de sprint, asegurando que el producto final responda a las necesidades operativas reales identificadas en el diagnóstico situacional (</w:t>
      </w:r>
      <w:proofErr w:type="spellStart"/>
      <w:r w:rsidRPr="00A577D1">
        <w:rPr>
          <w:rFonts w:ascii="Arial Narrow" w:eastAsia="Arial MT" w:hAnsi="Arial Narrow" w:cs="Arial MT"/>
          <w:sz w:val="24"/>
          <w:szCs w:val="24"/>
          <w:lang w:val="es-PE"/>
        </w:rPr>
        <w:t>Schwaber</w:t>
      </w:r>
      <w:proofErr w:type="spellEnd"/>
      <w:r w:rsidRPr="00A577D1">
        <w:rPr>
          <w:rFonts w:ascii="Arial Narrow" w:eastAsia="Arial MT" w:hAnsi="Arial Narrow" w:cs="Arial MT"/>
          <w:sz w:val="24"/>
          <w:szCs w:val="24"/>
          <w:lang w:val="es-PE"/>
        </w:rPr>
        <w:t xml:space="preserve"> y Sutherland, 2020)</w:t>
      </w:r>
      <w:ins w:id="0" w:author="Guliana Lulichac Ramos">
        <w:r w:rsidRPr="00A577D1">
          <w:rPr>
            <w:rFonts w:ascii="Arial Narrow" w:eastAsia="Arial MT" w:hAnsi="Arial Narrow" w:cs="Arial MT"/>
            <w:sz w:val="24"/>
            <w:szCs w:val="24"/>
            <w:lang w:val="es-PE"/>
          </w:rPr>
          <w:t>.</w:t>
        </w:r>
      </w:ins>
    </w:p>
    <w:p w14:paraId="409CBB16" w14:textId="77777777" w:rsidR="00F540DB" w:rsidRDefault="00F540DB" w:rsidP="00F540DB">
      <w:pPr>
        <w:spacing w:before="79" w:line="360" w:lineRule="auto"/>
        <w:ind w:left="850" w:right="142"/>
        <w:jc w:val="both"/>
        <w:rPr>
          <w:rFonts w:ascii="Arial Narrow" w:hAnsi="Arial Narrow"/>
        </w:rPr>
      </w:pPr>
    </w:p>
    <w:p w14:paraId="57C21222" w14:textId="77777777" w:rsidR="00F540DB" w:rsidRPr="00A577D1" w:rsidRDefault="00F540DB" w:rsidP="00F540DB">
      <w:pPr>
        <w:spacing w:before="79" w:line="360" w:lineRule="auto"/>
        <w:ind w:left="850" w:right="142"/>
        <w:jc w:val="both"/>
        <w:rPr>
          <w:rFonts w:ascii="Arial Narrow" w:hAnsi="Arial Narrow"/>
        </w:rPr>
      </w:pPr>
      <w:r w:rsidRPr="00A577D1">
        <w:rPr>
          <w:rFonts w:ascii="Arial Narrow" w:eastAsia="Arial MT" w:hAnsi="Arial Narrow" w:cs="Arial MT"/>
          <w:sz w:val="24"/>
          <w:szCs w:val="24"/>
          <w:lang w:val="es-PE"/>
        </w:rPr>
        <w:t xml:space="preserve">Finalmente, en cuanto a las limitaciones, se identifican diversos factores que podrían afectar el desarrollo y funcionamiento del sistema propuesto. En el ámbito técnico, la principal limitación radica en la calidad y disponibilidad de los datos históricos, ya que gran parte de la información se encuentra en formatos no digitalizados, lo que podría afectar la precisión de los modelos predictivos. Asimismo, la dependencia de una conexión a internet estable puede limitar el funcionamiento en zonas con baja cobertura. En el aspecto económico, la sostenibilidad del sistema depende del financiamiento continuo de los servicios de Google Cloud </w:t>
      </w:r>
      <w:proofErr w:type="spellStart"/>
      <w:r w:rsidRPr="00A577D1">
        <w:rPr>
          <w:rFonts w:ascii="Arial Narrow" w:eastAsia="Arial MT" w:hAnsi="Arial Narrow" w:cs="Arial MT"/>
          <w:sz w:val="24"/>
          <w:szCs w:val="24"/>
          <w:lang w:val="es-PE"/>
        </w:rPr>
        <w:t>Platform</w:t>
      </w:r>
      <w:proofErr w:type="spellEnd"/>
      <w:r w:rsidRPr="00A577D1">
        <w:rPr>
          <w:rFonts w:ascii="Arial Narrow" w:eastAsia="Arial MT" w:hAnsi="Arial Narrow" w:cs="Arial MT"/>
          <w:sz w:val="24"/>
          <w:szCs w:val="24"/>
          <w:lang w:val="es-PE"/>
        </w:rPr>
        <w:t>, así como del mantenimiento y actualización de la infraestructura tecnológica. Desde la perspectiva operativa, la resistencia al cambio por parte del personal habituado a métodos tradicionales puede dificultar la adopción del sistema. Además, la investigación se limita al distrito de Casa Grande durante un periodo específico, lo que restringe la generalización de los resultados, y la efectividad del sistema dependerá también del nivel de adopción tecnológica por parte de la ciudadanía.</w:t>
      </w:r>
    </w:p>
    <w:p w14:paraId="4B3E85B5" w14:textId="77777777" w:rsidR="00F540DB" w:rsidRPr="00A577D1" w:rsidRDefault="00F540DB" w:rsidP="00F540DB">
      <w:pPr>
        <w:pStyle w:val="Ttulo2"/>
        <w:spacing w:line="357" w:lineRule="auto"/>
        <w:ind w:left="1570" w:right="5146"/>
        <w:rPr>
          <w:rFonts w:ascii="Arial Narrow" w:eastAsia="Arial MT" w:hAnsi="Arial Narrow" w:cs="Arial MT"/>
          <w:b w:val="0"/>
          <w:bCs w:val="0"/>
          <w:lang w:val="es-PE"/>
        </w:rPr>
      </w:pPr>
    </w:p>
    <w:p w14:paraId="389C450D" w14:textId="77777777" w:rsidR="00F540DB" w:rsidRPr="00EF0F30" w:rsidRDefault="00F540DB" w:rsidP="00F540DB">
      <w:pPr>
        <w:pStyle w:val="Ttulo2"/>
        <w:spacing w:line="357" w:lineRule="auto"/>
        <w:ind w:right="5146"/>
        <w:rPr>
          <w:rFonts w:ascii="Arial Narrow" w:hAnsi="Arial Narrow"/>
          <w:w w:val="80"/>
        </w:rPr>
      </w:pPr>
    </w:p>
    <w:p w14:paraId="5E11C476" w14:textId="77777777" w:rsidR="00F540DB" w:rsidRPr="00EF0F30" w:rsidRDefault="00F540DB" w:rsidP="00F540DB">
      <w:pPr>
        <w:pStyle w:val="Ttulo2"/>
        <w:spacing w:line="357" w:lineRule="auto"/>
        <w:ind w:right="5146"/>
        <w:rPr>
          <w:rFonts w:ascii="Arial Narrow" w:hAnsi="Arial Narrow"/>
          <w:w w:val="80"/>
        </w:rPr>
      </w:pPr>
    </w:p>
    <w:p w14:paraId="71AB9C1D" w14:textId="77777777" w:rsidR="00F540DB" w:rsidRPr="00F540DB" w:rsidRDefault="00F540DB" w:rsidP="00F540DB">
      <w:pPr>
        <w:spacing w:before="240" w:after="240" w:line="360" w:lineRule="auto"/>
        <w:ind w:left="720"/>
        <w:jc w:val="both"/>
        <w:rPr>
          <w:rFonts w:ascii="Arial Narrow" w:eastAsia="Arial MT" w:hAnsi="Arial Narrow" w:cs="Arial MT"/>
          <w:sz w:val="24"/>
          <w:szCs w:val="24"/>
        </w:rPr>
      </w:pPr>
    </w:p>
    <w:p w14:paraId="7FEF261D" w14:textId="77777777" w:rsidR="00F540DB" w:rsidRPr="00F540DB" w:rsidRDefault="00F540DB" w:rsidP="00F540DB">
      <w:pPr>
        <w:spacing w:before="240" w:after="240" w:line="360" w:lineRule="auto"/>
        <w:ind w:left="720"/>
        <w:jc w:val="both"/>
        <w:rPr>
          <w:rFonts w:ascii="Arial Narrow" w:eastAsia="Arial MT" w:hAnsi="Arial Narrow" w:cs="Arial MT"/>
          <w:sz w:val="24"/>
          <w:szCs w:val="24"/>
          <w:lang w:val="es-PE"/>
        </w:rPr>
      </w:pPr>
      <w:r w:rsidRPr="00F540DB">
        <w:rPr>
          <w:rFonts w:ascii="Arial Narrow" w:eastAsia="Arial MT" w:hAnsi="Arial Narrow" w:cs="Arial MT"/>
          <w:sz w:val="24"/>
          <w:szCs w:val="24"/>
          <w:lang w:val="es-PE"/>
        </w:rPr>
        <w:t xml:space="preserve">En este marco, el enunciado del problema de investigación queda formulado de la siguiente manera: ¿en qué medida la implementación de un sistema inteligente basado en geolocalización utilizando servicios de Google Cloud mejora la gestión de la seguridad ciudadana frente a robos, extravíos de personas y pérdida de mascotas en la Municipalidad Distrital de Casa Grande, 2026? En respuesta a dicha interrogante, se plantea la siguiente hipótesis general: la implementación de un sistema inteligente basado en geolocalización utilizando servicios de Google Cloud mejora significativamente la gestión de la seguridad ciudadana en la Municipalidad Distrital de Casa Grande, 2026, al reducir los tiempos de respuesta ante robos a valores próximos al estándar MININTER de 5 minutos, incrementar la tasa de localización exitosa de personas y mascotas extraviadas en al menos un 50% respecto a la línea base, y fortalecer la toma de </w:t>
      </w:r>
      <w:r w:rsidRPr="00F540DB">
        <w:rPr>
          <w:rFonts w:ascii="Arial Narrow" w:eastAsia="Arial MT" w:hAnsi="Arial Narrow" w:cs="Arial MT"/>
          <w:sz w:val="24"/>
          <w:szCs w:val="24"/>
          <w:lang w:val="es-PE"/>
        </w:rPr>
        <w:lastRenderedPageBreak/>
        <w:t>decisiones institucionales mediante el análisis geoespacial de incidentes en tiempo real, lo que se refleja en una mejora medible del índice de percepción de seguridad ciudadana medida mediante escala Likert. De esta hipótesis general se derivan tres hipótesis específicas. La primera sostiene que el sistema alcanza niveles de precisión de ubicación inferiores a 10 metros y tiempos de procesamiento menores a 3 segundos en los módulos de atención de robos, extravíos de personas y pérdida de mascotas, cumpliendo los requerimientos técnicos de operación en tiempo real en Casa Grande. La segunda establece que la implementación del sistema reduce el tiempo promedio de despacho de unidades de Serenazgo ante robos e incrementa en al menos un 50% la tasa de coordinación exitosa en búsquedas activas de personas y mascotas extraviadas en el distrito. La tercera hipótesis específica postula que el sistema genera un incremento de al menos 30% en la percepción de seguridad ciudadana y una reducción significativa en el tiempo promedio de localización de personas y mascotas respecto a la situación previa a la implementación en Casa Grande.</w:t>
      </w:r>
    </w:p>
    <w:p w14:paraId="1496337A" w14:textId="77777777" w:rsidR="00F540DB" w:rsidRPr="00F540DB" w:rsidRDefault="00F540DB" w:rsidP="00F540DB">
      <w:pPr>
        <w:spacing w:before="240" w:after="240" w:line="360" w:lineRule="auto"/>
        <w:ind w:left="720"/>
        <w:jc w:val="both"/>
        <w:rPr>
          <w:rFonts w:ascii="Arial Narrow" w:eastAsia="Arial MT" w:hAnsi="Arial Narrow" w:cs="Arial MT"/>
          <w:sz w:val="24"/>
          <w:szCs w:val="24"/>
          <w:lang w:val="es-PE"/>
        </w:rPr>
      </w:pPr>
      <w:r w:rsidRPr="00F540DB">
        <w:rPr>
          <w:rFonts w:ascii="Arial Narrow" w:eastAsia="Arial MT" w:hAnsi="Arial Narrow" w:cs="Arial MT"/>
          <w:sz w:val="24"/>
          <w:szCs w:val="24"/>
          <w:lang w:val="es-PE"/>
        </w:rPr>
        <w:t>En concordancia con las hipótesis formuladas, el objetivo general de la investigación es implementar un sistema inteligente basado en geolocalización utilizando servicios de Google Cloud para mejorar la gestión de la seguridad ciudadana frente a robos, extravíos de personas y pérdida de mascotas en la Municipalidad Distrital de Casa Grande, 2026. Para su alcance se establecen tres objetivos específicos. El primero consiste en evaluar la precisión de ubicación y la latencia de procesamiento del sistema en los módulos de atención de robos, extravíos de personas y pérdida de mascotas, verificando el cumplimiento de los requerimientos técnicos definidos para el monitoreo en tiempo real en Casa Grande. El segundo objetivo específico es cuantificar la mejora en la eficiencia de despacho de unidades de Serenazgo ante incidentes de robo y en la coordinación de búsquedas activas de personas y mascotas extraviadas, midiendo la reducción de tiempos de respuesta y el incremento en la tasa de localización exitosa tras la implementación del sistema. El tercer objetivo específico consiste en analizar el impacto del sistema inteligente de geolocalización en la percepción de seguridad de los ciudadanos de Casa Grande y en la confianza institucional hacia el Serenazgo, mediante instrumentos validados de medición aplicados antes y después de la implementación.</w:t>
      </w:r>
    </w:p>
    <w:p w14:paraId="328CBEF4" w14:textId="5C865774" w:rsidR="00F540DB" w:rsidRDefault="00F540DB" w:rsidP="007965E8">
      <w:pPr>
        <w:spacing w:before="240" w:after="240" w:line="360" w:lineRule="auto"/>
        <w:ind w:left="720"/>
        <w:jc w:val="both"/>
        <w:rPr>
          <w:rFonts w:ascii="Arial Narrow" w:eastAsia="Arial MT" w:hAnsi="Arial Narrow" w:cs="Arial MT"/>
          <w:sz w:val="24"/>
          <w:szCs w:val="24"/>
          <w:lang w:val="es-PE"/>
        </w:rPr>
      </w:pPr>
    </w:p>
    <w:p w14:paraId="28D5DB8D" w14:textId="77777777" w:rsidR="00F540DB" w:rsidRPr="007965E8" w:rsidRDefault="00F540DB" w:rsidP="007965E8">
      <w:pPr>
        <w:spacing w:before="240" w:after="240" w:line="360" w:lineRule="auto"/>
        <w:ind w:left="720"/>
        <w:jc w:val="both"/>
        <w:rPr>
          <w:rFonts w:ascii="Arial Narrow" w:eastAsia="Arial MT" w:hAnsi="Arial Narrow" w:cs="Arial MT"/>
          <w:sz w:val="24"/>
          <w:szCs w:val="24"/>
          <w:lang w:val="es-PE"/>
        </w:rPr>
      </w:pPr>
    </w:p>
    <w:p w14:paraId="73384F62" w14:textId="77777777" w:rsidR="00A4172F" w:rsidRDefault="00A4172F">
      <w:pPr>
        <w:pStyle w:val="Ttulo2"/>
        <w:spacing w:line="357" w:lineRule="auto"/>
        <w:ind w:right="5146"/>
        <w:rPr>
          <w:w w:val="80"/>
        </w:rPr>
      </w:pPr>
    </w:p>
    <w:p w14:paraId="0A0B129B" w14:textId="77777777" w:rsidR="00A4172F" w:rsidRDefault="00A4172F">
      <w:pPr>
        <w:pStyle w:val="Ttulo2"/>
        <w:spacing w:line="357" w:lineRule="auto"/>
        <w:ind w:right="5146"/>
        <w:rPr>
          <w:w w:val="80"/>
        </w:rPr>
      </w:pPr>
    </w:p>
    <w:p w14:paraId="3F2176BC" w14:textId="524A5E28" w:rsidR="009A7B0E" w:rsidRDefault="002A395A">
      <w:pPr>
        <w:pStyle w:val="Ttulo2"/>
        <w:spacing w:line="357" w:lineRule="auto"/>
        <w:ind w:right="5146"/>
      </w:pPr>
      <w:r>
        <w:rPr>
          <w:spacing w:val="-2"/>
          <w:w w:val="90"/>
        </w:rPr>
        <w:t>CAPITULO</w:t>
      </w:r>
      <w:r>
        <w:rPr>
          <w:spacing w:val="-10"/>
          <w:w w:val="90"/>
        </w:rPr>
        <w:t xml:space="preserve"> </w:t>
      </w:r>
      <w:r>
        <w:rPr>
          <w:spacing w:val="-2"/>
          <w:w w:val="90"/>
        </w:rPr>
        <w:t>II:</w:t>
      </w:r>
      <w:r>
        <w:rPr>
          <w:spacing w:val="-8"/>
          <w:w w:val="90"/>
        </w:rPr>
        <w:t xml:space="preserve"> </w:t>
      </w:r>
      <w:r>
        <w:rPr>
          <w:spacing w:val="-2"/>
          <w:w w:val="90"/>
        </w:rPr>
        <w:t>MÉTODO</w:t>
      </w:r>
    </w:p>
    <w:p w14:paraId="01D4E890" w14:textId="77777777" w:rsidR="009A7B0E" w:rsidRDefault="002A395A">
      <w:pPr>
        <w:pStyle w:val="Prrafodelista"/>
        <w:numPr>
          <w:ilvl w:val="1"/>
          <w:numId w:val="5"/>
        </w:numPr>
        <w:tabs>
          <w:tab w:val="left" w:pos="1417"/>
        </w:tabs>
        <w:spacing w:before="2"/>
        <w:ind w:left="1417" w:hanging="567"/>
        <w:rPr>
          <w:sz w:val="24"/>
        </w:rPr>
      </w:pPr>
      <w:r>
        <w:rPr>
          <w:w w:val="80"/>
          <w:sz w:val="24"/>
        </w:rPr>
        <w:t>Tipo</w:t>
      </w:r>
      <w:r>
        <w:rPr>
          <w:spacing w:val="-9"/>
          <w:sz w:val="24"/>
        </w:rPr>
        <w:t xml:space="preserve"> </w:t>
      </w:r>
      <w:r>
        <w:rPr>
          <w:w w:val="80"/>
          <w:sz w:val="24"/>
        </w:rPr>
        <w:t>de</w:t>
      </w:r>
      <w:r>
        <w:rPr>
          <w:spacing w:val="-9"/>
          <w:sz w:val="24"/>
        </w:rPr>
        <w:t xml:space="preserve"> </w:t>
      </w:r>
      <w:r>
        <w:rPr>
          <w:spacing w:val="-2"/>
          <w:w w:val="80"/>
          <w:sz w:val="24"/>
        </w:rPr>
        <w:t>Investigación</w:t>
      </w:r>
    </w:p>
    <w:p w14:paraId="5FEA7CC1" w14:textId="77777777" w:rsidR="009A7B0E" w:rsidRDefault="002A395A">
      <w:pPr>
        <w:pStyle w:val="Prrafodelista"/>
        <w:numPr>
          <w:ilvl w:val="2"/>
          <w:numId w:val="5"/>
        </w:numPr>
        <w:tabs>
          <w:tab w:val="left" w:pos="2125"/>
        </w:tabs>
        <w:spacing w:before="140"/>
        <w:ind w:left="2125"/>
        <w:rPr>
          <w:sz w:val="24"/>
        </w:rPr>
      </w:pPr>
      <w:r>
        <w:rPr>
          <w:w w:val="80"/>
          <w:sz w:val="24"/>
        </w:rPr>
        <w:t>De</w:t>
      </w:r>
      <w:r>
        <w:rPr>
          <w:spacing w:val="-9"/>
          <w:sz w:val="24"/>
        </w:rPr>
        <w:t xml:space="preserve"> </w:t>
      </w:r>
      <w:r>
        <w:rPr>
          <w:w w:val="80"/>
          <w:sz w:val="24"/>
        </w:rPr>
        <w:t>Acuerdo</w:t>
      </w:r>
      <w:r>
        <w:rPr>
          <w:spacing w:val="-8"/>
          <w:sz w:val="24"/>
        </w:rPr>
        <w:t xml:space="preserve"> </w:t>
      </w:r>
      <w:r>
        <w:rPr>
          <w:w w:val="80"/>
          <w:sz w:val="24"/>
        </w:rPr>
        <w:t>a</w:t>
      </w:r>
      <w:r>
        <w:rPr>
          <w:spacing w:val="-8"/>
          <w:sz w:val="24"/>
        </w:rPr>
        <w:t xml:space="preserve"> </w:t>
      </w:r>
      <w:r>
        <w:rPr>
          <w:w w:val="80"/>
          <w:sz w:val="24"/>
        </w:rPr>
        <w:t>la</w:t>
      </w:r>
      <w:r>
        <w:rPr>
          <w:spacing w:val="-9"/>
          <w:sz w:val="24"/>
        </w:rPr>
        <w:t xml:space="preserve"> </w:t>
      </w:r>
      <w:r>
        <w:rPr>
          <w:w w:val="80"/>
          <w:sz w:val="24"/>
        </w:rPr>
        <w:t>Orientación</w:t>
      </w:r>
      <w:r>
        <w:rPr>
          <w:spacing w:val="-8"/>
          <w:sz w:val="24"/>
        </w:rPr>
        <w:t xml:space="preserve"> </w:t>
      </w:r>
      <w:r>
        <w:rPr>
          <w:w w:val="80"/>
          <w:sz w:val="24"/>
        </w:rPr>
        <w:t>o</w:t>
      </w:r>
      <w:r>
        <w:rPr>
          <w:spacing w:val="-8"/>
          <w:sz w:val="24"/>
        </w:rPr>
        <w:t xml:space="preserve"> </w:t>
      </w:r>
      <w:r>
        <w:rPr>
          <w:spacing w:val="-2"/>
          <w:w w:val="80"/>
          <w:sz w:val="24"/>
        </w:rPr>
        <w:t>Finalidad</w:t>
      </w:r>
    </w:p>
    <w:p w14:paraId="41C0EAE8" w14:textId="77777777" w:rsidR="009A7B0E" w:rsidRDefault="002A395A">
      <w:pPr>
        <w:pStyle w:val="Prrafodelista"/>
        <w:numPr>
          <w:ilvl w:val="2"/>
          <w:numId w:val="5"/>
        </w:numPr>
        <w:tabs>
          <w:tab w:val="left" w:pos="2125"/>
        </w:tabs>
        <w:ind w:left="2125"/>
        <w:rPr>
          <w:sz w:val="24"/>
        </w:rPr>
      </w:pPr>
      <w:r>
        <w:rPr>
          <w:w w:val="80"/>
          <w:sz w:val="24"/>
        </w:rPr>
        <w:lastRenderedPageBreak/>
        <w:t>De</w:t>
      </w:r>
      <w:r>
        <w:rPr>
          <w:spacing w:val="-8"/>
          <w:sz w:val="24"/>
        </w:rPr>
        <w:t xml:space="preserve"> </w:t>
      </w:r>
      <w:r>
        <w:rPr>
          <w:w w:val="80"/>
          <w:sz w:val="24"/>
        </w:rPr>
        <w:t>Acuerdo</w:t>
      </w:r>
      <w:r>
        <w:rPr>
          <w:spacing w:val="-7"/>
          <w:sz w:val="24"/>
        </w:rPr>
        <w:t xml:space="preserve"> </w:t>
      </w:r>
      <w:r>
        <w:rPr>
          <w:w w:val="80"/>
          <w:sz w:val="24"/>
        </w:rPr>
        <w:t>a</w:t>
      </w:r>
      <w:r>
        <w:rPr>
          <w:spacing w:val="-8"/>
          <w:sz w:val="24"/>
        </w:rPr>
        <w:t xml:space="preserve"> </w:t>
      </w:r>
      <w:r>
        <w:rPr>
          <w:w w:val="80"/>
          <w:sz w:val="24"/>
        </w:rPr>
        <w:t>la</w:t>
      </w:r>
      <w:r>
        <w:rPr>
          <w:spacing w:val="-7"/>
          <w:sz w:val="24"/>
        </w:rPr>
        <w:t xml:space="preserve"> </w:t>
      </w:r>
      <w:r>
        <w:rPr>
          <w:w w:val="80"/>
          <w:sz w:val="24"/>
        </w:rPr>
        <w:t>Técnica</w:t>
      </w:r>
      <w:r>
        <w:rPr>
          <w:spacing w:val="-8"/>
          <w:sz w:val="24"/>
        </w:rPr>
        <w:t xml:space="preserve"> </w:t>
      </w:r>
      <w:r>
        <w:rPr>
          <w:w w:val="80"/>
          <w:sz w:val="24"/>
        </w:rPr>
        <w:t>de</w:t>
      </w:r>
      <w:r>
        <w:rPr>
          <w:spacing w:val="-7"/>
          <w:sz w:val="24"/>
        </w:rPr>
        <w:t xml:space="preserve"> </w:t>
      </w:r>
      <w:r>
        <w:rPr>
          <w:spacing w:val="-2"/>
          <w:w w:val="80"/>
          <w:sz w:val="24"/>
        </w:rPr>
        <w:t>Contrastación</w:t>
      </w:r>
    </w:p>
    <w:p w14:paraId="21009B41" w14:textId="77777777" w:rsidR="009A7B0E" w:rsidRDefault="002A395A">
      <w:pPr>
        <w:pStyle w:val="Prrafodelista"/>
        <w:numPr>
          <w:ilvl w:val="1"/>
          <w:numId w:val="5"/>
        </w:numPr>
        <w:tabs>
          <w:tab w:val="left" w:pos="1417"/>
        </w:tabs>
        <w:ind w:left="1417" w:hanging="567"/>
        <w:rPr>
          <w:sz w:val="24"/>
        </w:rPr>
      </w:pPr>
      <w:r>
        <w:rPr>
          <w:w w:val="80"/>
          <w:sz w:val="24"/>
        </w:rPr>
        <w:t>Nivel</w:t>
      </w:r>
      <w:r>
        <w:rPr>
          <w:spacing w:val="-6"/>
          <w:sz w:val="24"/>
        </w:rPr>
        <w:t xml:space="preserve"> </w:t>
      </w:r>
      <w:r>
        <w:rPr>
          <w:w w:val="80"/>
          <w:sz w:val="24"/>
        </w:rPr>
        <w:t>de</w:t>
      </w:r>
      <w:r>
        <w:rPr>
          <w:spacing w:val="-8"/>
          <w:sz w:val="24"/>
        </w:rPr>
        <w:t xml:space="preserve"> </w:t>
      </w:r>
      <w:r>
        <w:rPr>
          <w:spacing w:val="-2"/>
          <w:w w:val="80"/>
          <w:sz w:val="24"/>
        </w:rPr>
        <w:t>Investigación</w:t>
      </w:r>
    </w:p>
    <w:p w14:paraId="2F50BF57" w14:textId="77777777" w:rsidR="009A7B0E" w:rsidRDefault="002A395A">
      <w:pPr>
        <w:pStyle w:val="Prrafodelista"/>
        <w:numPr>
          <w:ilvl w:val="1"/>
          <w:numId w:val="5"/>
        </w:numPr>
        <w:tabs>
          <w:tab w:val="left" w:pos="1417"/>
        </w:tabs>
        <w:spacing w:before="140"/>
        <w:ind w:left="1417" w:hanging="567"/>
        <w:rPr>
          <w:sz w:val="24"/>
        </w:rPr>
      </w:pPr>
      <w:r>
        <w:rPr>
          <w:w w:val="80"/>
          <w:sz w:val="24"/>
        </w:rPr>
        <w:t>Diseño</w:t>
      </w:r>
      <w:r>
        <w:rPr>
          <w:spacing w:val="-7"/>
          <w:sz w:val="24"/>
        </w:rPr>
        <w:t xml:space="preserve"> </w:t>
      </w:r>
      <w:r>
        <w:rPr>
          <w:w w:val="80"/>
          <w:sz w:val="24"/>
        </w:rPr>
        <w:t>de</w:t>
      </w:r>
      <w:r>
        <w:rPr>
          <w:spacing w:val="-6"/>
          <w:sz w:val="24"/>
        </w:rPr>
        <w:t xml:space="preserve"> </w:t>
      </w:r>
      <w:r>
        <w:rPr>
          <w:spacing w:val="-2"/>
          <w:w w:val="80"/>
          <w:sz w:val="24"/>
        </w:rPr>
        <w:t>Investigación</w:t>
      </w:r>
    </w:p>
    <w:p w14:paraId="47C94552" w14:textId="77777777" w:rsidR="009A7B0E" w:rsidRDefault="002A395A">
      <w:pPr>
        <w:pStyle w:val="Prrafodelista"/>
        <w:numPr>
          <w:ilvl w:val="1"/>
          <w:numId w:val="5"/>
        </w:numPr>
        <w:tabs>
          <w:tab w:val="left" w:pos="1417"/>
        </w:tabs>
        <w:spacing w:before="137"/>
        <w:ind w:left="1417" w:hanging="567"/>
        <w:rPr>
          <w:sz w:val="24"/>
        </w:rPr>
      </w:pPr>
      <w:r>
        <w:rPr>
          <w:w w:val="80"/>
          <w:sz w:val="24"/>
        </w:rPr>
        <w:t>Población,</w:t>
      </w:r>
      <w:r>
        <w:rPr>
          <w:spacing w:val="-5"/>
          <w:sz w:val="24"/>
        </w:rPr>
        <w:t xml:space="preserve"> </w:t>
      </w:r>
      <w:r>
        <w:rPr>
          <w:w w:val="80"/>
          <w:sz w:val="24"/>
        </w:rPr>
        <w:t>Muestra</w:t>
      </w:r>
      <w:r>
        <w:rPr>
          <w:spacing w:val="-7"/>
          <w:sz w:val="24"/>
        </w:rPr>
        <w:t xml:space="preserve"> </w:t>
      </w:r>
      <w:r>
        <w:rPr>
          <w:w w:val="80"/>
          <w:sz w:val="24"/>
        </w:rPr>
        <w:t>y</w:t>
      </w:r>
      <w:r>
        <w:rPr>
          <w:spacing w:val="-3"/>
          <w:sz w:val="24"/>
        </w:rPr>
        <w:t xml:space="preserve"> </w:t>
      </w:r>
      <w:r>
        <w:rPr>
          <w:spacing w:val="-2"/>
          <w:w w:val="80"/>
          <w:sz w:val="24"/>
        </w:rPr>
        <w:t>Muestreo</w:t>
      </w:r>
    </w:p>
    <w:p w14:paraId="0F753707" w14:textId="77777777" w:rsidR="009A7B0E" w:rsidRDefault="002A395A">
      <w:pPr>
        <w:pStyle w:val="Prrafodelista"/>
        <w:numPr>
          <w:ilvl w:val="2"/>
          <w:numId w:val="5"/>
        </w:numPr>
        <w:tabs>
          <w:tab w:val="left" w:pos="2125"/>
        </w:tabs>
        <w:ind w:left="2125"/>
        <w:rPr>
          <w:sz w:val="24"/>
        </w:rPr>
      </w:pPr>
      <w:r>
        <w:rPr>
          <w:spacing w:val="-2"/>
          <w:w w:val="90"/>
          <w:sz w:val="24"/>
        </w:rPr>
        <w:t>Población</w:t>
      </w:r>
    </w:p>
    <w:p w14:paraId="1ECCD206" w14:textId="77777777" w:rsidR="009A7B0E" w:rsidRDefault="002A395A">
      <w:pPr>
        <w:pStyle w:val="Prrafodelista"/>
        <w:numPr>
          <w:ilvl w:val="2"/>
          <w:numId w:val="5"/>
        </w:numPr>
        <w:tabs>
          <w:tab w:val="left" w:pos="2125"/>
        </w:tabs>
        <w:ind w:left="2125"/>
        <w:rPr>
          <w:sz w:val="24"/>
        </w:rPr>
      </w:pPr>
      <w:r>
        <w:rPr>
          <w:spacing w:val="-2"/>
          <w:w w:val="90"/>
          <w:sz w:val="24"/>
        </w:rPr>
        <w:t>Muestra</w:t>
      </w:r>
    </w:p>
    <w:p w14:paraId="32A1F8C9" w14:textId="77777777" w:rsidR="009A7B0E" w:rsidRDefault="002A395A">
      <w:pPr>
        <w:pStyle w:val="Prrafodelista"/>
        <w:numPr>
          <w:ilvl w:val="2"/>
          <w:numId w:val="5"/>
        </w:numPr>
        <w:tabs>
          <w:tab w:val="left" w:pos="2125"/>
        </w:tabs>
        <w:spacing w:before="140"/>
        <w:ind w:left="2125"/>
        <w:rPr>
          <w:sz w:val="24"/>
        </w:rPr>
      </w:pPr>
      <w:r>
        <w:rPr>
          <w:spacing w:val="-2"/>
          <w:w w:val="90"/>
          <w:sz w:val="24"/>
        </w:rPr>
        <w:t>Muestreo</w:t>
      </w:r>
    </w:p>
    <w:p w14:paraId="0AD2113D" w14:textId="77777777" w:rsidR="009A7B0E" w:rsidRDefault="002A395A">
      <w:pPr>
        <w:pStyle w:val="Prrafodelista"/>
        <w:numPr>
          <w:ilvl w:val="1"/>
          <w:numId w:val="5"/>
        </w:numPr>
        <w:tabs>
          <w:tab w:val="left" w:pos="1417"/>
        </w:tabs>
        <w:ind w:left="1417" w:hanging="567"/>
        <w:rPr>
          <w:sz w:val="24"/>
        </w:rPr>
      </w:pPr>
      <w:r>
        <w:rPr>
          <w:spacing w:val="-2"/>
          <w:w w:val="90"/>
          <w:sz w:val="24"/>
        </w:rPr>
        <w:t>Variables</w:t>
      </w:r>
    </w:p>
    <w:p w14:paraId="37EBF8F3" w14:textId="77777777" w:rsidR="009A7B0E" w:rsidRDefault="002A395A">
      <w:pPr>
        <w:pStyle w:val="Prrafodelista"/>
        <w:numPr>
          <w:ilvl w:val="2"/>
          <w:numId w:val="5"/>
        </w:numPr>
        <w:tabs>
          <w:tab w:val="left" w:pos="2125"/>
        </w:tabs>
        <w:ind w:left="2125"/>
        <w:rPr>
          <w:sz w:val="24"/>
        </w:rPr>
      </w:pPr>
      <w:r>
        <w:rPr>
          <w:spacing w:val="-4"/>
          <w:w w:val="90"/>
          <w:sz w:val="24"/>
        </w:rPr>
        <w:t>Tipo</w:t>
      </w:r>
    </w:p>
    <w:p w14:paraId="72BA470F" w14:textId="77777777" w:rsidR="009A7B0E" w:rsidRDefault="002A395A">
      <w:pPr>
        <w:pStyle w:val="Prrafodelista"/>
        <w:numPr>
          <w:ilvl w:val="2"/>
          <w:numId w:val="5"/>
        </w:numPr>
        <w:tabs>
          <w:tab w:val="left" w:pos="2125"/>
        </w:tabs>
        <w:ind w:left="2125"/>
        <w:rPr>
          <w:sz w:val="24"/>
        </w:rPr>
      </w:pPr>
      <w:r>
        <w:rPr>
          <w:spacing w:val="-2"/>
          <w:w w:val="90"/>
          <w:sz w:val="24"/>
        </w:rPr>
        <w:t>Operacionalización</w:t>
      </w:r>
    </w:p>
    <w:p w14:paraId="6F4500E9" w14:textId="77777777" w:rsidR="009A7B0E" w:rsidRDefault="002A395A">
      <w:pPr>
        <w:pStyle w:val="Prrafodelista"/>
        <w:numPr>
          <w:ilvl w:val="1"/>
          <w:numId w:val="5"/>
        </w:numPr>
        <w:tabs>
          <w:tab w:val="left" w:pos="1417"/>
        </w:tabs>
        <w:spacing w:before="140"/>
        <w:ind w:left="1417" w:hanging="567"/>
        <w:rPr>
          <w:sz w:val="24"/>
        </w:rPr>
      </w:pPr>
      <w:r>
        <w:rPr>
          <w:w w:val="80"/>
          <w:sz w:val="24"/>
        </w:rPr>
        <w:t>Técnicas</w:t>
      </w:r>
      <w:r>
        <w:rPr>
          <w:spacing w:val="-1"/>
          <w:sz w:val="24"/>
        </w:rPr>
        <w:t xml:space="preserve"> </w:t>
      </w:r>
      <w:r>
        <w:rPr>
          <w:w w:val="80"/>
          <w:sz w:val="24"/>
        </w:rPr>
        <w:t>e</w:t>
      </w:r>
      <w:r>
        <w:rPr>
          <w:spacing w:val="-5"/>
          <w:sz w:val="24"/>
        </w:rPr>
        <w:t xml:space="preserve"> </w:t>
      </w:r>
      <w:r>
        <w:rPr>
          <w:w w:val="80"/>
          <w:sz w:val="24"/>
        </w:rPr>
        <w:t>Instrumentos,</w:t>
      </w:r>
      <w:r>
        <w:rPr>
          <w:spacing w:val="-2"/>
          <w:sz w:val="24"/>
        </w:rPr>
        <w:t xml:space="preserve"> </w:t>
      </w:r>
      <w:r>
        <w:rPr>
          <w:w w:val="80"/>
          <w:sz w:val="24"/>
        </w:rPr>
        <w:t>Validación</w:t>
      </w:r>
      <w:r>
        <w:rPr>
          <w:spacing w:val="-4"/>
          <w:sz w:val="24"/>
        </w:rPr>
        <w:t xml:space="preserve"> </w:t>
      </w:r>
      <w:r>
        <w:rPr>
          <w:w w:val="80"/>
          <w:sz w:val="24"/>
        </w:rPr>
        <w:t>y</w:t>
      </w:r>
      <w:r>
        <w:rPr>
          <w:spacing w:val="-1"/>
          <w:sz w:val="24"/>
        </w:rPr>
        <w:t xml:space="preserve"> </w:t>
      </w:r>
      <w:r>
        <w:rPr>
          <w:spacing w:val="-2"/>
          <w:w w:val="80"/>
          <w:sz w:val="24"/>
        </w:rPr>
        <w:t>Confiabilidad</w:t>
      </w:r>
    </w:p>
    <w:p w14:paraId="4540CB3A" w14:textId="77777777" w:rsidR="009A7B0E" w:rsidRDefault="002A395A">
      <w:pPr>
        <w:pStyle w:val="Prrafodelista"/>
        <w:numPr>
          <w:ilvl w:val="2"/>
          <w:numId w:val="5"/>
        </w:numPr>
        <w:tabs>
          <w:tab w:val="left" w:pos="2125"/>
        </w:tabs>
        <w:ind w:left="2125"/>
        <w:rPr>
          <w:sz w:val="24"/>
        </w:rPr>
      </w:pPr>
      <w:r>
        <w:rPr>
          <w:w w:val="80"/>
          <w:sz w:val="24"/>
        </w:rPr>
        <w:t>Técnicas</w:t>
      </w:r>
      <w:r>
        <w:rPr>
          <w:spacing w:val="-1"/>
          <w:sz w:val="24"/>
        </w:rPr>
        <w:t xml:space="preserve"> </w:t>
      </w:r>
      <w:r>
        <w:rPr>
          <w:w w:val="80"/>
          <w:sz w:val="24"/>
        </w:rPr>
        <w:t>e</w:t>
      </w:r>
      <w:r>
        <w:rPr>
          <w:spacing w:val="-6"/>
          <w:sz w:val="24"/>
        </w:rPr>
        <w:t xml:space="preserve"> </w:t>
      </w:r>
      <w:r>
        <w:rPr>
          <w:spacing w:val="-2"/>
          <w:w w:val="80"/>
          <w:sz w:val="24"/>
        </w:rPr>
        <w:t>Instrumentos</w:t>
      </w:r>
    </w:p>
    <w:p w14:paraId="61C14F27" w14:textId="77777777" w:rsidR="009A7B0E" w:rsidRDefault="002A395A">
      <w:pPr>
        <w:pStyle w:val="Prrafodelista"/>
        <w:numPr>
          <w:ilvl w:val="2"/>
          <w:numId w:val="5"/>
        </w:numPr>
        <w:tabs>
          <w:tab w:val="left" w:pos="2125"/>
        </w:tabs>
        <w:ind w:left="2125"/>
        <w:rPr>
          <w:sz w:val="24"/>
        </w:rPr>
      </w:pPr>
      <w:r>
        <w:rPr>
          <w:w w:val="80"/>
          <w:sz w:val="24"/>
        </w:rPr>
        <w:t>Validación</w:t>
      </w:r>
      <w:r>
        <w:rPr>
          <w:spacing w:val="-8"/>
          <w:sz w:val="24"/>
        </w:rPr>
        <w:t xml:space="preserve"> </w:t>
      </w:r>
      <w:r>
        <w:rPr>
          <w:w w:val="80"/>
          <w:sz w:val="24"/>
        </w:rPr>
        <w:t>y</w:t>
      </w:r>
      <w:r>
        <w:rPr>
          <w:spacing w:val="-6"/>
          <w:sz w:val="24"/>
        </w:rPr>
        <w:t xml:space="preserve"> </w:t>
      </w:r>
      <w:r>
        <w:rPr>
          <w:spacing w:val="-2"/>
          <w:w w:val="80"/>
          <w:sz w:val="24"/>
        </w:rPr>
        <w:t>Confiabilidad</w:t>
      </w:r>
    </w:p>
    <w:p w14:paraId="50067843" w14:textId="77777777" w:rsidR="009A7B0E" w:rsidRDefault="002A395A">
      <w:pPr>
        <w:pStyle w:val="Prrafodelista"/>
        <w:numPr>
          <w:ilvl w:val="1"/>
          <w:numId w:val="5"/>
        </w:numPr>
        <w:tabs>
          <w:tab w:val="left" w:pos="1417"/>
        </w:tabs>
        <w:spacing w:before="140"/>
        <w:ind w:left="1417" w:hanging="567"/>
        <w:rPr>
          <w:sz w:val="24"/>
        </w:rPr>
      </w:pPr>
      <w:r>
        <w:rPr>
          <w:w w:val="80"/>
          <w:sz w:val="24"/>
        </w:rPr>
        <w:t>Método</w:t>
      </w:r>
      <w:r>
        <w:rPr>
          <w:spacing w:val="-6"/>
          <w:sz w:val="24"/>
        </w:rPr>
        <w:t xml:space="preserve"> </w:t>
      </w:r>
      <w:r>
        <w:rPr>
          <w:w w:val="80"/>
          <w:sz w:val="24"/>
        </w:rPr>
        <w:t>de</w:t>
      </w:r>
      <w:r>
        <w:rPr>
          <w:spacing w:val="-6"/>
          <w:sz w:val="24"/>
        </w:rPr>
        <w:t xml:space="preserve"> </w:t>
      </w:r>
      <w:r>
        <w:rPr>
          <w:w w:val="80"/>
          <w:sz w:val="24"/>
        </w:rPr>
        <w:t>Análisis</w:t>
      </w:r>
      <w:r>
        <w:rPr>
          <w:spacing w:val="-3"/>
          <w:sz w:val="24"/>
        </w:rPr>
        <w:t xml:space="preserve"> </w:t>
      </w:r>
      <w:r>
        <w:rPr>
          <w:w w:val="80"/>
          <w:sz w:val="24"/>
        </w:rPr>
        <w:t>de</w:t>
      </w:r>
      <w:r>
        <w:rPr>
          <w:spacing w:val="-6"/>
          <w:sz w:val="24"/>
        </w:rPr>
        <w:t xml:space="preserve"> </w:t>
      </w:r>
      <w:r>
        <w:rPr>
          <w:spacing w:val="-2"/>
          <w:w w:val="80"/>
          <w:sz w:val="24"/>
        </w:rPr>
        <w:t>Datos</w:t>
      </w:r>
    </w:p>
    <w:p w14:paraId="23408E2A" w14:textId="77777777" w:rsidR="009A7B0E" w:rsidRDefault="002A395A">
      <w:pPr>
        <w:pStyle w:val="Prrafodelista"/>
        <w:numPr>
          <w:ilvl w:val="1"/>
          <w:numId w:val="5"/>
        </w:numPr>
        <w:tabs>
          <w:tab w:val="left" w:pos="1417"/>
        </w:tabs>
        <w:spacing w:before="137"/>
        <w:ind w:left="1417" w:hanging="567"/>
        <w:rPr>
          <w:sz w:val="24"/>
        </w:rPr>
      </w:pPr>
      <w:r>
        <w:rPr>
          <w:spacing w:val="-2"/>
          <w:w w:val="90"/>
          <w:sz w:val="24"/>
        </w:rPr>
        <w:t>Procedimiento</w:t>
      </w:r>
    </w:p>
    <w:p w14:paraId="7E9AA357" w14:textId="77777777" w:rsidR="009A7B0E" w:rsidRDefault="002A395A">
      <w:pPr>
        <w:pStyle w:val="Prrafodelista"/>
        <w:numPr>
          <w:ilvl w:val="1"/>
          <w:numId w:val="5"/>
        </w:numPr>
        <w:tabs>
          <w:tab w:val="left" w:pos="1417"/>
        </w:tabs>
        <w:ind w:left="1417" w:hanging="567"/>
        <w:rPr>
          <w:sz w:val="24"/>
        </w:rPr>
      </w:pPr>
      <w:r>
        <w:rPr>
          <w:w w:val="80"/>
          <w:sz w:val="24"/>
        </w:rPr>
        <w:t>Consideraciones</w:t>
      </w:r>
      <w:r>
        <w:rPr>
          <w:spacing w:val="2"/>
          <w:sz w:val="24"/>
        </w:rPr>
        <w:t xml:space="preserve"> </w:t>
      </w:r>
      <w:r>
        <w:rPr>
          <w:spacing w:val="-2"/>
          <w:w w:val="90"/>
          <w:sz w:val="24"/>
        </w:rPr>
        <w:t>Éticas</w:t>
      </w:r>
    </w:p>
    <w:p w14:paraId="0D7948C1" w14:textId="77777777" w:rsidR="009A7B0E" w:rsidRDefault="009A7B0E">
      <w:pPr>
        <w:pStyle w:val="Prrafodelista"/>
        <w:rPr>
          <w:sz w:val="24"/>
        </w:rPr>
        <w:sectPr w:rsidR="009A7B0E">
          <w:type w:val="continuous"/>
          <w:pgSz w:w="11910" w:h="16840"/>
          <w:pgMar w:top="1000" w:right="1275" w:bottom="280" w:left="1559" w:header="720" w:footer="720" w:gutter="0"/>
          <w:cols w:space="720"/>
        </w:sectPr>
      </w:pPr>
    </w:p>
    <w:p w14:paraId="00E8C93E" w14:textId="77777777" w:rsidR="009A7B0E" w:rsidRDefault="002A395A">
      <w:pPr>
        <w:pStyle w:val="Ttulo2"/>
        <w:spacing w:before="75"/>
      </w:pPr>
      <w:r>
        <w:rPr>
          <w:w w:val="80"/>
        </w:rPr>
        <w:lastRenderedPageBreak/>
        <w:t>CAPITULO</w:t>
      </w:r>
      <w:r>
        <w:rPr>
          <w:spacing w:val="-3"/>
        </w:rPr>
        <w:t xml:space="preserve"> </w:t>
      </w:r>
      <w:r>
        <w:rPr>
          <w:w w:val="80"/>
        </w:rPr>
        <w:t>III:</w:t>
      </w:r>
      <w:r>
        <w:rPr>
          <w:spacing w:val="-2"/>
        </w:rPr>
        <w:t xml:space="preserve"> </w:t>
      </w:r>
      <w:r>
        <w:rPr>
          <w:w w:val="80"/>
        </w:rPr>
        <w:t>ASPECTOS</w:t>
      </w:r>
      <w:r>
        <w:rPr>
          <w:spacing w:val="-4"/>
        </w:rPr>
        <w:t xml:space="preserve"> </w:t>
      </w:r>
      <w:r>
        <w:rPr>
          <w:spacing w:val="-2"/>
          <w:w w:val="80"/>
        </w:rPr>
        <w:t>ADMINISTRATIVOS</w:t>
      </w:r>
    </w:p>
    <w:p w14:paraId="7D7CFAAE" w14:textId="77777777" w:rsidR="009A7B0E" w:rsidRDefault="002A395A">
      <w:pPr>
        <w:pStyle w:val="Prrafodelista"/>
        <w:numPr>
          <w:ilvl w:val="1"/>
          <w:numId w:val="4"/>
        </w:numPr>
        <w:tabs>
          <w:tab w:val="left" w:pos="1417"/>
        </w:tabs>
        <w:ind w:left="1417" w:hanging="567"/>
        <w:rPr>
          <w:sz w:val="24"/>
        </w:rPr>
      </w:pPr>
      <w:r>
        <w:rPr>
          <w:w w:val="80"/>
          <w:sz w:val="24"/>
        </w:rPr>
        <w:t>Recursos</w:t>
      </w:r>
      <w:r>
        <w:rPr>
          <w:spacing w:val="-3"/>
          <w:sz w:val="24"/>
        </w:rPr>
        <w:t xml:space="preserve"> </w:t>
      </w:r>
      <w:r>
        <w:rPr>
          <w:w w:val="80"/>
          <w:sz w:val="24"/>
        </w:rPr>
        <w:t>y</w:t>
      </w:r>
      <w:r>
        <w:rPr>
          <w:spacing w:val="-2"/>
          <w:sz w:val="24"/>
        </w:rPr>
        <w:t xml:space="preserve"> </w:t>
      </w:r>
      <w:r>
        <w:rPr>
          <w:spacing w:val="-2"/>
          <w:w w:val="80"/>
          <w:sz w:val="24"/>
        </w:rPr>
        <w:t>Presupuesto</w:t>
      </w:r>
    </w:p>
    <w:p w14:paraId="3EA9D707" w14:textId="77777777" w:rsidR="009A7B0E" w:rsidRDefault="002A395A">
      <w:pPr>
        <w:pStyle w:val="Prrafodelista"/>
        <w:numPr>
          <w:ilvl w:val="2"/>
          <w:numId w:val="4"/>
        </w:numPr>
        <w:tabs>
          <w:tab w:val="left" w:pos="2125"/>
        </w:tabs>
        <w:ind w:left="2125"/>
        <w:rPr>
          <w:sz w:val="24"/>
        </w:rPr>
      </w:pPr>
      <w:r>
        <w:rPr>
          <w:spacing w:val="-2"/>
          <w:w w:val="90"/>
          <w:sz w:val="24"/>
        </w:rPr>
        <w:t>Recursos</w:t>
      </w:r>
    </w:p>
    <w:p w14:paraId="14AB09A1" w14:textId="77777777" w:rsidR="009A7B0E" w:rsidRDefault="002A395A">
      <w:pPr>
        <w:pStyle w:val="Prrafodelista"/>
        <w:numPr>
          <w:ilvl w:val="3"/>
          <w:numId w:val="4"/>
        </w:numPr>
        <w:tabs>
          <w:tab w:val="left" w:pos="2554"/>
        </w:tabs>
        <w:spacing w:before="140"/>
        <w:ind w:hanging="428"/>
        <w:rPr>
          <w:sz w:val="24"/>
        </w:rPr>
      </w:pPr>
      <w:r>
        <w:rPr>
          <w:spacing w:val="-2"/>
          <w:w w:val="90"/>
          <w:sz w:val="24"/>
        </w:rPr>
        <w:t>Personal</w:t>
      </w:r>
    </w:p>
    <w:p w14:paraId="009D100D" w14:textId="77777777" w:rsidR="009A7B0E" w:rsidRDefault="002A395A">
      <w:pPr>
        <w:pStyle w:val="Prrafodelista"/>
        <w:numPr>
          <w:ilvl w:val="3"/>
          <w:numId w:val="4"/>
        </w:numPr>
        <w:tabs>
          <w:tab w:val="left" w:pos="2554"/>
        </w:tabs>
        <w:spacing w:before="137"/>
        <w:ind w:hanging="428"/>
        <w:rPr>
          <w:sz w:val="24"/>
        </w:rPr>
      </w:pPr>
      <w:r>
        <w:rPr>
          <w:spacing w:val="-2"/>
          <w:w w:val="90"/>
          <w:sz w:val="24"/>
        </w:rPr>
        <w:t>Bienes</w:t>
      </w:r>
    </w:p>
    <w:p w14:paraId="247D7CCB" w14:textId="77777777" w:rsidR="009A7B0E" w:rsidRDefault="002A395A">
      <w:pPr>
        <w:pStyle w:val="Prrafodelista"/>
        <w:numPr>
          <w:ilvl w:val="3"/>
          <w:numId w:val="4"/>
        </w:numPr>
        <w:tabs>
          <w:tab w:val="left" w:pos="2554"/>
        </w:tabs>
        <w:ind w:hanging="428"/>
        <w:rPr>
          <w:sz w:val="24"/>
        </w:rPr>
      </w:pPr>
      <w:r>
        <w:rPr>
          <w:spacing w:val="-2"/>
          <w:w w:val="90"/>
          <w:sz w:val="24"/>
        </w:rPr>
        <w:t>Viajes</w:t>
      </w:r>
    </w:p>
    <w:p w14:paraId="7D2948D1" w14:textId="77777777" w:rsidR="009A7B0E" w:rsidRDefault="002A395A">
      <w:pPr>
        <w:pStyle w:val="Prrafodelista"/>
        <w:numPr>
          <w:ilvl w:val="3"/>
          <w:numId w:val="4"/>
        </w:numPr>
        <w:tabs>
          <w:tab w:val="left" w:pos="2554"/>
        </w:tabs>
        <w:ind w:hanging="428"/>
        <w:rPr>
          <w:sz w:val="24"/>
        </w:rPr>
      </w:pPr>
      <w:r>
        <w:rPr>
          <w:spacing w:val="-2"/>
          <w:w w:val="90"/>
          <w:sz w:val="24"/>
        </w:rPr>
        <w:t>Servicios</w:t>
      </w:r>
    </w:p>
    <w:p w14:paraId="33DB73CC" w14:textId="77777777" w:rsidR="009A7B0E" w:rsidRDefault="002A395A">
      <w:pPr>
        <w:pStyle w:val="Prrafodelista"/>
        <w:numPr>
          <w:ilvl w:val="3"/>
          <w:numId w:val="4"/>
        </w:numPr>
        <w:tabs>
          <w:tab w:val="left" w:pos="2554"/>
        </w:tabs>
        <w:spacing w:before="140"/>
        <w:ind w:hanging="428"/>
        <w:rPr>
          <w:sz w:val="24"/>
        </w:rPr>
      </w:pPr>
      <w:r>
        <w:rPr>
          <w:spacing w:val="-2"/>
          <w:w w:val="90"/>
          <w:sz w:val="24"/>
        </w:rPr>
        <w:t>Tecnológicos</w:t>
      </w:r>
    </w:p>
    <w:p w14:paraId="04F630B4" w14:textId="77777777" w:rsidR="009A7B0E" w:rsidRDefault="002A395A">
      <w:pPr>
        <w:pStyle w:val="Prrafodelista"/>
        <w:numPr>
          <w:ilvl w:val="2"/>
          <w:numId w:val="4"/>
        </w:numPr>
        <w:tabs>
          <w:tab w:val="left" w:pos="2125"/>
        </w:tabs>
        <w:ind w:left="2125"/>
        <w:rPr>
          <w:sz w:val="24"/>
        </w:rPr>
      </w:pPr>
      <w:r>
        <w:rPr>
          <w:spacing w:val="-2"/>
          <w:w w:val="90"/>
          <w:sz w:val="24"/>
        </w:rPr>
        <w:t>Presupuesto</w:t>
      </w:r>
    </w:p>
    <w:p w14:paraId="73B729D3" w14:textId="77777777" w:rsidR="009A7B0E" w:rsidRDefault="002A395A">
      <w:pPr>
        <w:pStyle w:val="Prrafodelista"/>
        <w:numPr>
          <w:ilvl w:val="1"/>
          <w:numId w:val="4"/>
        </w:numPr>
        <w:tabs>
          <w:tab w:val="left" w:pos="1417"/>
        </w:tabs>
        <w:ind w:left="1417" w:hanging="567"/>
        <w:rPr>
          <w:sz w:val="24"/>
        </w:rPr>
      </w:pPr>
      <w:r>
        <w:rPr>
          <w:spacing w:val="-2"/>
          <w:w w:val="90"/>
          <w:sz w:val="24"/>
        </w:rPr>
        <w:t>Financiamiento</w:t>
      </w:r>
    </w:p>
    <w:p w14:paraId="54CC8BF2" w14:textId="77777777" w:rsidR="009A7B0E" w:rsidRDefault="002A395A">
      <w:pPr>
        <w:pStyle w:val="Prrafodelista"/>
        <w:numPr>
          <w:ilvl w:val="2"/>
          <w:numId w:val="4"/>
        </w:numPr>
        <w:tabs>
          <w:tab w:val="left" w:pos="2125"/>
        </w:tabs>
        <w:ind w:left="2125"/>
        <w:rPr>
          <w:sz w:val="24"/>
        </w:rPr>
      </w:pPr>
      <w:r>
        <w:rPr>
          <w:w w:val="80"/>
          <w:sz w:val="24"/>
        </w:rPr>
        <w:t>De</w:t>
      </w:r>
      <w:r>
        <w:rPr>
          <w:spacing w:val="-7"/>
          <w:sz w:val="24"/>
        </w:rPr>
        <w:t xml:space="preserve"> </w:t>
      </w:r>
      <w:r>
        <w:rPr>
          <w:w w:val="80"/>
          <w:sz w:val="24"/>
        </w:rPr>
        <w:t>Fuentes</w:t>
      </w:r>
      <w:r>
        <w:rPr>
          <w:spacing w:val="-3"/>
          <w:sz w:val="24"/>
        </w:rPr>
        <w:t xml:space="preserve"> </w:t>
      </w:r>
      <w:r>
        <w:rPr>
          <w:spacing w:val="-2"/>
          <w:w w:val="80"/>
          <w:sz w:val="24"/>
        </w:rPr>
        <w:t>Externas</w:t>
      </w:r>
    </w:p>
    <w:p w14:paraId="4621AC57" w14:textId="77777777" w:rsidR="009A7B0E" w:rsidRDefault="002A395A">
      <w:pPr>
        <w:pStyle w:val="Prrafodelista"/>
        <w:numPr>
          <w:ilvl w:val="2"/>
          <w:numId w:val="4"/>
        </w:numPr>
        <w:tabs>
          <w:tab w:val="left" w:pos="2125"/>
        </w:tabs>
        <w:spacing w:before="140"/>
        <w:ind w:left="2125"/>
        <w:rPr>
          <w:sz w:val="24"/>
        </w:rPr>
      </w:pPr>
      <w:r>
        <w:rPr>
          <w:spacing w:val="-2"/>
          <w:w w:val="90"/>
          <w:sz w:val="24"/>
        </w:rPr>
        <w:t>Autofinanciación</w:t>
      </w:r>
    </w:p>
    <w:p w14:paraId="14DD4EE3" w14:textId="77777777" w:rsidR="009A7B0E" w:rsidRDefault="002A395A">
      <w:pPr>
        <w:pStyle w:val="Prrafodelista"/>
        <w:numPr>
          <w:ilvl w:val="1"/>
          <w:numId w:val="4"/>
        </w:numPr>
        <w:tabs>
          <w:tab w:val="left" w:pos="1417"/>
        </w:tabs>
        <w:ind w:left="1417" w:hanging="567"/>
        <w:rPr>
          <w:sz w:val="24"/>
        </w:rPr>
      </w:pPr>
      <w:r>
        <w:rPr>
          <w:w w:val="80"/>
          <w:sz w:val="24"/>
        </w:rPr>
        <w:t>Cronograma</w:t>
      </w:r>
      <w:r>
        <w:rPr>
          <w:spacing w:val="-3"/>
          <w:sz w:val="24"/>
        </w:rPr>
        <w:t xml:space="preserve"> </w:t>
      </w:r>
      <w:r>
        <w:rPr>
          <w:w w:val="80"/>
          <w:sz w:val="24"/>
        </w:rPr>
        <w:t>de</w:t>
      </w:r>
      <w:r>
        <w:rPr>
          <w:spacing w:val="-3"/>
          <w:sz w:val="24"/>
        </w:rPr>
        <w:t xml:space="preserve"> </w:t>
      </w:r>
      <w:r>
        <w:rPr>
          <w:spacing w:val="-2"/>
          <w:w w:val="80"/>
          <w:sz w:val="24"/>
        </w:rPr>
        <w:t>Ejecución</w:t>
      </w:r>
    </w:p>
    <w:p w14:paraId="092826AC" w14:textId="77777777" w:rsidR="009A7B0E" w:rsidRDefault="002A395A">
      <w:pPr>
        <w:pStyle w:val="Prrafodelista"/>
        <w:numPr>
          <w:ilvl w:val="2"/>
          <w:numId w:val="4"/>
        </w:numPr>
        <w:tabs>
          <w:tab w:val="left" w:pos="2125"/>
        </w:tabs>
        <w:ind w:left="2125"/>
        <w:rPr>
          <w:sz w:val="24"/>
        </w:rPr>
      </w:pPr>
      <w:r>
        <w:rPr>
          <w:spacing w:val="-2"/>
          <w:w w:val="90"/>
          <w:sz w:val="24"/>
        </w:rPr>
        <w:t>Período</w:t>
      </w:r>
    </w:p>
    <w:p w14:paraId="64603D8B" w14:textId="77777777" w:rsidR="009A7B0E" w:rsidRDefault="002A395A">
      <w:pPr>
        <w:pStyle w:val="Prrafodelista"/>
        <w:numPr>
          <w:ilvl w:val="2"/>
          <w:numId w:val="4"/>
        </w:numPr>
        <w:tabs>
          <w:tab w:val="left" w:pos="2125"/>
        </w:tabs>
        <w:spacing w:before="141"/>
        <w:ind w:left="2125"/>
        <w:rPr>
          <w:sz w:val="24"/>
        </w:rPr>
      </w:pPr>
      <w:r>
        <w:rPr>
          <w:spacing w:val="-2"/>
          <w:w w:val="90"/>
          <w:sz w:val="24"/>
        </w:rPr>
        <w:t>Cronograma</w:t>
      </w:r>
    </w:p>
    <w:p w14:paraId="5B25EC04" w14:textId="77777777" w:rsidR="009A7B0E" w:rsidRDefault="009A7B0E">
      <w:pPr>
        <w:pStyle w:val="Textoindependiente"/>
        <w:spacing w:before="272"/>
        <w:rPr>
          <w:rFonts w:ascii="Arial MT"/>
          <w:i w:val="0"/>
        </w:rPr>
      </w:pPr>
    </w:p>
    <w:p w14:paraId="43B985A7" w14:textId="77777777" w:rsidR="009A7B0E" w:rsidRDefault="002A395A">
      <w:pPr>
        <w:spacing w:line="357" w:lineRule="auto"/>
        <w:ind w:left="850" w:right="4263"/>
      </w:pPr>
      <w:r w:rsidRPr="7EBB31B2">
        <w:rPr>
          <w:b/>
          <w:w w:val="80"/>
          <w:sz w:val="24"/>
          <w:szCs w:val="24"/>
        </w:rPr>
        <w:t>REFERENCIAS BIBLIOGRÁFICAS</w:t>
      </w:r>
    </w:p>
    <w:p w14:paraId="042D4CD5" w14:textId="604FEF57" w:rsidR="009A7B0E" w:rsidRPr="008B6983" w:rsidRDefault="45962F81" w:rsidP="00E40D86">
      <w:pPr>
        <w:spacing w:before="240" w:after="240" w:line="358" w:lineRule="auto"/>
        <w:ind w:left="1440" w:hanging="720"/>
        <w:rPr>
          <w:rFonts w:ascii="Arial Narrow" w:hAnsi="Arial Narrow"/>
        </w:rPr>
      </w:pPr>
      <w:proofErr w:type="spellStart"/>
      <w:r w:rsidRPr="008B6983">
        <w:rPr>
          <w:rFonts w:ascii="Arial Narrow" w:hAnsi="Arial Narrow"/>
          <w:sz w:val="24"/>
          <w:szCs w:val="24"/>
        </w:rPr>
        <w:t>Chainey</w:t>
      </w:r>
      <w:proofErr w:type="spellEnd"/>
      <w:r w:rsidRPr="008B6983">
        <w:rPr>
          <w:rFonts w:ascii="Arial Narrow" w:hAnsi="Arial Narrow"/>
          <w:sz w:val="24"/>
          <w:szCs w:val="24"/>
        </w:rPr>
        <w:t xml:space="preserve">, S., &amp; </w:t>
      </w:r>
      <w:proofErr w:type="spellStart"/>
      <w:r w:rsidRPr="008B6983">
        <w:rPr>
          <w:rFonts w:ascii="Arial Narrow" w:hAnsi="Arial Narrow"/>
          <w:sz w:val="24"/>
          <w:szCs w:val="24"/>
        </w:rPr>
        <w:t>Ratcliffe</w:t>
      </w:r>
      <w:proofErr w:type="spellEnd"/>
      <w:r w:rsidRPr="008B6983">
        <w:rPr>
          <w:rFonts w:ascii="Arial Narrow" w:hAnsi="Arial Narrow"/>
          <w:sz w:val="24"/>
          <w:szCs w:val="24"/>
        </w:rPr>
        <w:t xml:space="preserve">, J. (2005). </w:t>
      </w:r>
      <w:r w:rsidRPr="008B6983">
        <w:rPr>
          <w:rFonts w:ascii="Arial Narrow" w:hAnsi="Arial Narrow"/>
          <w:i/>
          <w:sz w:val="24"/>
          <w:szCs w:val="24"/>
        </w:rPr>
        <w:t xml:space="preserve">GIS and </w:t>
      </w:r>
      <w:proofErr w:type="spellStart"/>
      <w:r w:rsidRPr="008B6983">
        <w:rPr>
          <w:rFonts w:ascii="Arial Narrow" w:hAnsi="Arial Narrow"/>
          <w:i/>
          <w:sz w:val="24"/>
          <w:szCs w:val="24"/>
        </w:rPr>
        <w:t>crime</w:t>
      </w:r>
      <w:proofErr w:type="spellEnd"/>
      <w:r w:rsidRPr="008B6983">
        <w:rPr>
          <w:rFonts w:ascii="Arial Narrow" w:hAnsi="Arial Narrow"/>
          <w:i/>
          <w:sz w:val="24"/>
          <w:szCs w:val="24"/>
        </w:rPr>
        <w:t xml:space="preserve"> </w:t>
      </w:r>
      <w:proofErr w:type="spellStart"/>
      <w:r w:rsidRPr="008B6983">
        <w:rPr>
          <w:rFonts w:ascii="Arial Narrow" w:hAnsi="Arial Narrow"/>
          <w:i/>
          <w:sz w:val="24"/>
          <w:szCs w:val="24"/>
        </w:rPr>
        <w:t>mapping</w:t>
      </w:r>
      <w:proofErr w:type="spellEnd"/>
      <w:r w:rsidRPr="008B6983">
        <w:rPr>
          <w:rFonts w:ascii="Arial Narrow" w:hAnsi="Arial Narrow"/>
          <w:sz w:val="24"/>
          <w:szCs w:val="24"/>
        </w:rPr>
        <w:t xml:space="preserve">. John Wiley &amp; </w:t>
      </w:r>
      <w:proofErr w:type="spellStart"/>
      <w:r w:rsidRPr="008B6983">
        <w:rPr>
          <w:rFonts w:ascii="Arial Narrow" w:hAnsi="Arial Narrow"/>
          <w:sz w:val="24"/>
          <w:szCs w:val="24"/>
        </w:rPr>
        <w:t>Sons</w:t>
      </w:r>
      <w:proofErr w:type="spellEnd"/>
      <w:r w:rsidRPr="008B6983">
        <w:rPr>
          <w:rFonts w:ascii="Arial Narrow" w:hAnsi="Arial Narrow"/>
          <w:sz w:val="24"/>
          <w:szCs w:val="24"/>
        </w:rPr>
        <w:t>.</w:t>
      </w:r>
    </w:p>
    <w:p w14:paraId="42192074" w14:textId="5E74CA50" w:rsidR="009A7B0E" w:rsidRPr="008B6983" w:rsidRDefault="45962F81" w:rsidP="00E40D86">
      <w:pPr>
        <w:spacing w:before="240" w:after="240" w:line="358" w:lineRule="auto"/>
        <w:ind w:left="1440" w:hanging="720"/>
        <w:rPr>
          <w:rFonts w:ascii="Arial Narrow" w:hAnsi="Arial Narrow"/>
        </w:rPr>
      </w:pPr>
      <w:r w:rsidRPr="008B6983">
        <w:rPr>
          <w:rFonts w:ascii="Arial Narrow" w:hAnsi="Arial Narrow"/>
          <w:sz w:val="24"/>
          <w:szCs w:val="24"/>
        </w:rPr>
        <w:t xml:space="preserve">Google. (2023). </w:t>
      </w:r>
      <w:r w:rsidRPr="008B6983">
        <w:rPr>
          <w:rFonts w:ascii="Arial Narrow" w:hAnsi="Arial Narrow"/>
          <w:i/>
          <w:sz w:val="24"/>
          <w:szCs w:val="24"/>
        </w:rPr>
        <w:t xml:space="preserve">Google </w:t>
      </w:r>
      <w:proofErr w:type="spellStart"/>
      <w:r w:rsidRPr="008B6983">
        <w:rPr>
          <w:rFonts w:ascii="Arial Narrow" w:hAnsi="Arial Narrow"/>
          <w:i/>
          <w:sz w:val="24"/>
          <w:szCs w:val="24"/>
        </w:rPr>
        <w:t>Maps</w:t>
      </w:r>
      <w:proofErr w:type="spellEnd"/>
      <w:r w:rsidRPr="008B6983">
        <w:rPr>
          <w:rFonts w:ascii="Arial Narrow" w:hAnsi="Arial Narrow"/>
          <w:i/>
          <w:sz w:val="24"/>
          <w:szCs w:val="24"/>
        </w:rPr>
        <w:t xml:space="preserve"> </w:t>
      </w:r>
      <w:proofErr w:type="spellStart"/>
      <w:r w:rsidRPr="008B6983">
        <w:rPr>
          <w:rFonts w:ascii="Arial Narrow" w:hAnsi="Arial Narrow"/>
          <w:i/>
          <w:sz w:val="24"/>
          <w:szCs w:val="24"/>
        </w:rPr>
        <w:t>Platform</w:t>
      </w:r>
      <w:proofErr w:type="spellEnd"/>
      <w:r w:rsidRPr="008B6983">
        <w:rPr>
          <w:rFonts w:ascii="Arial Narrow" w:hAnsi="Arial Narrow"/>
          <w:i/>
          <w:sz w:val="24"/>
          <w:szCs w:val="24"/>
        </w:rPr>
        <w:t xml:space="preserve"> </w:t>
      </w:r>
      <w:proofErr w:type="spellStart"/>
      <w:r w:rsidRPr="008B6983">
        <w:rPr>
          <w:rFonts w:ascii="Arial Narrow" w:hAnsi="Arial Narrow"/>
          <w:i/>
          <w:sz w:val="24"/>
          <w:szCs w:val="24"/>
        </w:rPr>
        <w:t>documentation</w:t>
      </w:r>
      <w:proofErr w:type="spellEnd"/>
      <w:r w:rsidRPr="008B6983">
        <w:rPr>
          <w:rFonts w:ascii="Arial Narrow" w:hAnsi="Arial Narrow"/>
          <w:sz w:val="24"/>
          <w:szCs w:val="24"/>
        </w:rPr>
        <w:t xml:space="preserve">. </w:t>
      </w:r>
      <w:hyperlink r:id="rId6">
        <w:r w:rsidRPr="008B6983">
          <w:rPr>
            <w:rStyle w:val="Hipervnculo"/>
            <w:rFonts w:ascii="Arial Narrow" w:hAnsi="Arial Narrow"/>
            <w:sz w:val="24"/>
            <w:szCs w:val="24"/>
          </w:rPr>
          <w:t>https://developers.google.com/maps/documentation</w:t>
        </w:r>
      </w:hyperlink>
    </w:p>
    <w:p w14:paraId="56658A6E" w14:textId="323E2CDC" w:rsidR="009A7B0E" w:rsidRPr="008B6983" w:rsidRDefault="45962F81" w:rsidP="00E40D86">
      <w:pPr>
        <w:spacing w:before="240" w:after="240" w:line="358" w:lineRule="auto"/>
        <w:ind w:left="1440" w:hanging="720"/>
        <w:rPr>
          <w:rFonts w:ascii="Arial Narrow" w:hAnsi="Arial Narrow"/>
        </w:rPr>
      </w:pPr>
      <w:r w:rsidRPr="008B6983">
        <w:rPr>
          <w:rFonts w:ascii="Arial Narrow" w:hAnsi="Arial Narrow"/>
          <w:sz w:val="24"/>
          <w:szCs w:val="24"/>
        </w:rPr>
        <w:t xml:space="preserve">Google Cloud. (2023). </w:t>
      </w:r>
      <w:proofErr w:type="spellStart"/>
      <w:r w:rsidRPr="008B6983">
        <w:rPr>
          <w:rFonts w:ascii="Arial Narrow" w:hAnsi="Arial Narrow"/>
          <w:i/>
          <w:sz w:val="24"/>
          <w:szCs w:val="24"/>
        </w:rPr>
        <w:t>BigQuery</w:t>
      </w:r>
      <w:proofErr w:type="spellEnd"/>
      <w:r w:rsidRPr="008B6983">
        <w:rPr>
          <w:rFonts w:ascii="Arial Narrow" w:hAnsi="Arial Narrow"/>
          <w:i/>
          <w:sz w:val="24"/>
          <w:szCs w:val="24"/>
        </w:rPr>
        <w:t xml:space="preserve"> ML </w:t>
      </w:r>
      <w:proofErr w:type="spellStart"/>
      <w:r w:rsidRPr="008B6983">
        <w:rPr>
          <w:rFonts w:ascii="Arial Narrow" w:hAnsi="Arial Narrow"/>
          <w:i/>
          <w:sz w:val="24"/>
          <w:szCs w:val="24"/>
        </w:rPr>
        <w:t>documentation</w:t>
      </w:r>
      <w:proofErr w:type="spellEnd"/>
      <w:r w:rsidRPr="008B6983">
        <w:rPr>
          <w:rFonts w:ascii="Arial Narrow" w:hAnsi="Arial Narrow"/>
          <w:sz w:val="24"/>
          <w:szCs w:val="24"/>
        </w:rPr>
        <w:t xml:space="preserve">. </w:t>
      </w:r>
      <w:hyperlink r:id="rId7">
        <w:r w:rsidRPr="008B6983">
          <w:rPr>
            <w:rStyle w:val="Hipervnculo"/>
            <w:rFonts w:ascii="Arial Narrow" w:hAnsi="Arial Narrow"/>
            <w:sz w:val="24"/>
            <w:szCs w:val="24"/>
          </w:rPr>
          <w:t>https://cloud.google.com/bigquery/docs/bqml-introduction</w:t>
        </w:r>
      </w:hyperlink>
    </w:p>
    <w:p w14:paraId="4092D263" w14:textId="619D72D2" w:rsidR="009A7B0E" w:rsidRPr="008B6983" w:rsidRDefault="45962F81" w:rsidP="00E40D86">
      <w:pPr>
        <w:spacing w:before="240" w:after="240" w:line="358" w:lineRule="auto"/>
        <w:ind w:left="1440" w:hanging="720"/>
        <w:rPr>
          <w:rFonts w:ascii="Arial Narrow" w:hAnsi="Arial Narrow"/>
        </w:rPr>
      </w:pPr>
      <w:r w:rsidRPr="008B6983">
        <w:rPr>
          <w:rFonts w:ascii="Arial Narrow" w:hAnsi="Arial Narrow"/>
          <w:sz w:val="24"/>
          <w:szCs w:val="24"/>
        </w:rPr>
        <w:t xml:space="preserve">Instituto Nacional de Estadística e Informática. (2021). </w:t>
      </w:r>
      <w:r w:rsidRPr="008B6983">
        <w:rPr>
          <w:rFonts w:ascii="Arial Narrow" w:hAnsi="Arial Narrow"/>
          <w:i/>
          <w:iCs/>
          <w:sz w:val="24"/>
          <w:szCs w:val="24"/>
        </w:rPr>
        <w:t>Estadísticas de criminalidad, seguridad ciudadana y violencia</w:t>
      </w:r>
      <w:r w:rsidRPr="008B6983">
        <w:rPr>
          <w:rFonts w:ascii="Arial Narrow" w:hAnsi="Arial Narrow"/>
          <w:sz w:val="24"/>
          <w:szCs w:val="24"/>
        </w:rPr>
        <w:t>.</w:t>
      </w:r>
    </w:p>
    <w:p w14:paraId="0A45B89A" w14:textId="7B61CDE6" w:rsidR="009A7B0E" w:rsidRPr="008B6983" w:rsidRDefault="45962F81" w:rsidP="00E40D86">
      <w:pPr>
        <w:spacing w:before="240" w:after="240" w:line="358" w:lineRule="auto"/>
        <w:ind w:left="1440" w:hanging="720"/>
        <w:rPr>
          <w:rFonts w:ascii="Arial Narrow" w:hAnsi="Arial Narrow"/>
        </w:rPr>
      </w:pPr>
      <w:proofErr w:type="spellStart"/>
      <w:r w:rsidRPr="008B6983">
        <w:rPr>
          <w:rFonts w:ascii="Arial Narrow" w:hAnsi="Arial Narrow"/>
          <w:sz w:val="24"/>
          <w:szCs w:val="24"/>
        </w:rPr>
        <w:t>Longley</w:t>
      </w:r>
      <w:proofErr w:type="spellEnd"/>
      <w:r w:rsidRPr="008B6983">
        <w:rPr>
          <w:rFonts w:ascii="Arial Narrow" w:hAnsi="Arial Narrow"/>
          <w:sz w:val="24"/>
          <w:szCs w:val="24"/>
        </w:rPr>
        <w:t xml:space="preserve">, P. A., </w:t>
      </w:r>
      <w:proofErr w:type="spellStart"/>
      <w:r w:rsidRPr="008B6983">
        <w:rPr>
          <w:rFonts w:ascii="Arial Narrow" w:hAnsi="Arial Narrow"/>
          <w:sz w:val="24"/>
          <w:szCs w:val="24"/>
        </w:rPr>
        <w:t>Goodchild</w:t>
      </w:r>
      <w:proofErr w:type="spellEnd"/>
      <w:r w:rsidRPr="008B6983">
        <w:rPr>
          <w:rFonts w:ascii="Arial Narrow" w:hAnsi="Arial Narrow"/>
          <w:sz w:val="24"/>
          <w:szCs w:val="24"/>
        </w:rPr>
        <w:t xml:space="preserve">, M. F., Maguire, D. J., &amp; Rhind, D. W. (2015). </w:t>
      </w:r>
      <w:proofErr w:type="spellStart"/>
      <w:r w:rsidRPr="008B6983">
        <w:rPr>
          <w:rFonts w:ascii="Arial Narrow" w:hAnsi="Arial Narrow"/>
          <w:i/>
          <w:sz w:val="24"/>
          <w:szCs w:val="24"/>
        </w:rPr>
        <w:t>Geographic</w:t>
      </w:r>
      <w:proofErr w:type="spellEnd"/>
      <w:r w:rsidRPr="008B6983">
        <w:rPr>
          <w:rFonts w:ascii="Arial Narrow" w:hAnsi="Arial Narrow"/>
          <w:i/>
          <w:sz w:val="24"/>
          <w:szCs w:val="24"/>
        </w:rPr>
        <w:t xml:space="preserve"> </w:t>
      </w:r>
      <w:proofErr w:type="spellStart"/>
      <w:r w:rsidRPr="008B6983">
        <w:rPr>
          <w:rFonts w:ascii="Arial Narrow" w:hAnsi="Arial Narrow"/>
          <w:i/>
          <w:sz w:val="24"/>
          <w:szCs w:val="24"/>
        </w:rPr>
        <w:t>information</w:t>
      </w:r>
      <w:proofErr w:type="spellEnd"/>
      <w:r w:rsidRPr="008B6983">
        <w:rPr>
          <w:rFonts w:ascii="Arial Narrow" w:hAnsi="Arial Narrow"/>
          <w:i/>
          <w:sz w:val="24"/>
          <w:szCs w:val="24"/>
        </w:rPr>
        <w:t xml:space="preserve"> </w:t>
      </w:r>
      <w:proofErr w:type="spellStart"/>
      <w:r w:rsidRPr="008B6983">
        <w:rPr>
          <w:rFonts w:ascii="Arial Narrow" w:hAnsi="Arial Narrow"/>
          <w:i/>
          <w:sz w:val="24"/>
          <w:szCs w:val="24"/>
        </w:rPr>
        <w:t>science</w:t>
      </w:r>
      <w:proofErr w:type="spellEnd"/>
      <w:r w:rsidRPr="008B6983">
        <w:rPr>
          <w:rFonts w:ascii="Arial Narrow" w:hAnsi="Arial Narrow"/>
          <w:i/>
          <w:sz w:val="24"/>
          <w:szCs w:val="24"/>
        </w:rPr>
        <w:t xml:space="preserve"> and </w:t>
      </w:r>
      <w:proofErr w:type="spellStart"/>
      <w:r w:rsidRPr="008B6983">
        <w:rPr>
          <w:rFonts w:ascii="Arial Narrow" w:hAnsi="Arial Narrow"/>
          <w:i/>
          <w:sz w:val="24"/>
          <w:szCs w:val="24"/>
        </w:rPr>
        <w:t>systems</w:t>
      </w:r>
      <w:proofErr w:type="spellEnd"/>
      <w:r w:rsidRPr="008B6983">
        <w:rPr>
          <w:rFonts w:ascii="Arial Narrow" w:hAnsi="Arial Narrow"/>
          <w:sz w:val="24"/>
          <w:szCs w:val="24"/>
        </w:rPr>
        <w:t xml:space="preserve"> (4th ed.). John Wiley &amp; </w:t>
      </w:r>
      <w:proofErr w:type="spellStart"/>
      <w:r w:rsidRPr="008B6983">
        <w:rPr>
          <w:rFonts w:ascii="Arial Narrow" w:hAnsi="Arial Narrow"/>
          <w:sz w:val="24"/>
          <w:szCs w:val="24"/>
        </w:rPr>
        <w:t>Sons</w:t>
      </w:r>
      <w:proofErr w:type="spellEnd"/>
      <w:r w:rsidRPr="008B6983">
        <w:rPr>
          <w:rFonts w:ascii="Arial Narrow" w:hAnsi="Arial Narrow"/>
          <w:sz w:val="24"/>
          <w:szCs w:val="24"/>
        </w:rPr>
        <w:t>.</w:t>
      </w:r>
    </w:p>
    <w:p w14:paraId="7B123037" w14:textId="65680B97" w:rsidR="009A7B0E" w:rsidRPr="008B6983" w:rsidRDefault="45962F81" w:rsidP="00E40D86">
      <w:pPr>
        <w:spacing w:before="240" w:after="240" w:line="358" w:lineRule="auto"/>
        <w:ind w:left="1440" w:hanging="720"/>
        <w:rPr>
          <w:rFonts w:ascii="Arial Narrow" w:hAnsi="Arial Narrow"/>
        </w:rPr>
      </w:pPr>
      <w:r w:rsidRPr="008B6983">
        <w:rPr>
          <w:rFonts w:ascii="Arial Narrow" w:hAnsi="Arial Narrow"/>
          <w:sz w:val="24"/>
          <w:szCs w:val="24"/>
        </w:rPr>
        <w:t xml:space="preserve">Meijer, A., &amp; </w:t>
      </w:r>
      <w:proofErr w:type="spellStart"/>
      <w:r w:rsidRPr="008B6983">
        <w:rPr>
          <w:rFonts w:ascii="Arial Narrow" w:hAnsi="Arial Narrow"/>
          <w:sz w:val="24"/>
          <w:szCs w:val="24"/>
        </w:rPr>
        <w:t>Wessels</w:t>
      </w:r>
      <w:proofErr w:type="spellEnd"/>
      <w:r w:rsidRPr="008B6983">
        <w:rPr>
          <w:rFonts w:ascii="Arial Narrow" w:hAnsi="Arial Narrow"/>
          <w:sz w:val="24"/>
          <w:szCs w:val="24"/>
        </w:rPr>
        <w:t xml:space="preserve">, M. (2019). Predictive </w:t>
      </w:r>
      <w:proofErr w:type="spellStart"/>
      <w:r w:rsidRPr="008B6983">
        <w:rPr>
          <w:rFonts w:ascii="Arial Narrow" w:hAnsi="Arial Narrow"/>
          <w:sz w:val="24"/>
          <w:szCs w:val="24"/>
        </w:rPr>
        <w:t>policing</w:t>
      </w:r>
      <w:proofErr w:type="spellEnd"/>
      <w:r w:rsidRPr="008B6983">
        <w:rPr>
          <w:rFonts w:ascii="Arial Narrow" w:hAnsi="Arial Narrow"/>
          <w:sz w:val="24"/>
          <w:szCs w:val="24"/>
        </w:rPr>
        <w:t xml:space="preserve">: </w:t>
      </w:r>
      <w:proofErr w:type="spellStart"/>
      <w:r w:rsidRPr="008B6983">
        <w:rPr>
          <w:rFonts w:ascii="Arial Narrow" w:hAnsi="Arial Narrow"/>
          <w:sz w:val="24"/>
          <w:szCs w:val="24"/>
        </w:rPr>
        <w:t>Review</w:t>
      </w:r>
      <w:proofErr w:type="spellEnd"/>
      <w:r w:rsidRPr="008B6983">
        <w:rPr>
          <w:rFonts w:ascii="Arial Narrow" w:hAnsi="Arial Narrow"/>
          <w:sz w:val="24"/>
          <w:szCs w:val="24"/>
        </w:rPr>
        <w:t xml:space="preserve"> </w:t>
      </w:r>
      <w:proofErr w:type="spellStart"/>
      <w:r w:rsidRPr="008B6983">
        <w:rPr>
          <w:rFonts w:ascii="Arial Narrow" w:hAnsi="Arial Narrow"/>
          <w:sz w:val="24"/>
          <w:szCs w:val="24"/>
        </w:rPr>
        <w:t>of</w:t>
      </w:r>
      <w:proofErr w:type="spellEnd"/>
      <w:r w:rsidRPr="008B6983">
        <w:rPr>
          <w:rFonts w:ascii="Arial Narrow" w:hAnsi="Arial Narrow"/>
          <w:sz w:val="24"/>
          <w:szCs w:val="24"/>
        </w:rPr>
        <w:t xml:space="preserve"> </w:t>
      </w:r>
      <w:proofErr w:type="spellStart"/>
      <w:r w:rsidRPr="008B6983">
        <w:rPr>
          <w:rFonts w:ascii="Arial Narrow" w:hAnsi="Arial Narrow"/>
          <w:sz w:val="24"/>
          <w:szCs w:val="24"/>
        </w:rPr>
        <w:t>benefits</w:t>
      </w:r>
      <w:proofErr w:type="spellEnd"/>
      <w:r w:rsidRPr="008B6983">
        <w:rPr>
          <w:rFonts w:ascii="Arial Narrow" w:hAnsi="Arial Narrow"/>
          <w:sz w:val="24"/>
          <w:szCs w:val="24"/>
        </w:rPr>
        <w:t xml:space="preserve"> and </w:t>
      </w:r>
      <w:proofErr w:type="spellStart"/>
      <w:r w:rsidRPr="008B6983">
        <w:rPr>
          <w:rFonts w:ascii="Arial Narrow" w:hAnsi="Arial Narrow"/>
          <w:sz w:val="24"/>
          <w:szCs w:val="24"/>
        </w:rPr>
        <w:t>drawbacks</w:t>
      </w:r>
      <w:proofErr w:type="spellEnd"/>
      <w:r w:rsidRPr="008B6983">
        <w:rPr>
          <w:rFonts w:ascii="Arial Narrow" w:hAnsi="Arial Narrow"/>
          <w:sz w:val="24"/>
          <w:szCs w:val="24"/>
        </w:rPr>
        <w:t xml:space="preserve">. </w:t>
      </w:r>
      <w:r w:rsidRPr="008B6983">
        <w:rPr>
          <w:rFonts w:ascii="Arial Narrow" w:hAnsi="Arial Narrow"/>
          <w:i/>
          <w:iCs/>
          <w:sz w:val="24"/>
          <w:szCs w:val="24"/>
        </w:rPr>
        <w:t xml:space="preserve">International </w:t>
      </w:r>
      <w:proofErr w:type="spellStart"/>
      <w:r w:rsidRPr="008B6983">
        <w:rPr>
          <w:rFonts w:ascii="Arial Narrow" w:hAnsi="Arial Narrow"/>
          <w:i/>
          <w:iCs/>
          <w:sz w:val="24"/>
          <w:szCs w:val="24"/>
        </w:rPr>
        <w:t>Journal</w:t>
      </w:r>
      <w:proofErr w:type="spellEnd"/>
      <w:r w:rsidRPr="008B6983">
        <w:rPr>
          <w:rFonts w:ascii="Arial Narrow" w:hAnsi="Arial Narrow"/>
          <w:i/>
          <w:iCs/>
          <w:sz w:val="24"/>
          <w:szCs w:val="24"/>
        </w:rPr>
        <w:t xml:space="preserve"> </w:t>
      </w:r>
      <w:proofErr w:type="spellStart"/>
      <w:r w:rsidRPr="008B6983">
        <w:rPr>
          <w:rFonts w:ascii="Arial Narrow" w:hAnsi="Arial Narrow"/>
          <w:i/>
          <w:iCs/>
          <w:sz w:val="24"/>
          <w:szCs w:val="24"/>
        </w:rPr>
        <w:t>of</w:t>
      </w:r>
      <w:proofErr w:type="spellEnd"/>
      <w:r w:rsidRPr="008B6983">
        <w:rPr>
          <w:rFonts w:ascii="Arial Narrow" w:hAnsi="Arial Narrow"/>
          <w:i/>
          <w:iCs/>
          <w:sz w:val="24"/>
          <w:szCs w:val="24"/>
        </w:rPr>
        <w:t xml:space="preserve"> Public </w:t>
      </w:r>
      <w:proofErr w:type="spellStart"/>
      <w:r w:rsidRPr="008B6983">
        <w:rPr>
          <w:rFonts w:ascii="Arial Narrow" w:hAnsi="Arial Narrow"/>
          <w:i/>
          <w:iCs/>
          <w:sz w:val="24"/>
          <w:szCs w:val="24"/>
        </w:rPr>
        <w:t>Administration</w:t>
      </w:r>
      <w:proofErr w:type="spellEnd"/>
      <w:r w:rsidRPr="008B6983">
        <w:rPr>
          <w:rFonts w:ascii="Arial Narrow" w:hAnsi="Arial Narrow"/>
          <w:i/>
          <w:iCs/>
          <w:sz w:val="24"/>
          <w:szCs w:val="24"/>
        </w:rPr>
        <w:t>, 42</w:t>
      </w:r>
      <w:r w:rsidRPr="008B6983">
        <w:rPr>
          <w:rFonts w:ascii="Arial Narrow" w:hAnsi="Arial Narrow"/>
          <w:sz w:val="24"/>
          <w:szCs w:val="24"/>
        </w:rPr>
        <w:t>(12), 1031–1039.</w:t>
      </w:r>
    </w:p>
    <w:p w14:paraId="5F08578D" w14:textId="36EF9CD7" w:rsidR="009A7B0E" w:rsidRPr="008B6983" w:rsidRDefault="45962F81" w:rsidP="00E40D86">
      <w:pPr>
        <w:spacing w:before="240" w:after="240" w:line="358" w:lineRule="auto"/>
        <w:ind w:left="1440" w:hanging="720"/>
        <w:rPr>
          <w:rFonts w:ascii="Arial Narrow" w:hAnsi="Arial Narrow"/>
        </w:rPr>
      </w:pPr>
      <w:r w:rsidRPr="008B6983">
        <w:rPr>
          <w:rFonts w:ascii="Arial Narrow" w:hAnsi="Arial Narrow"/>
          <w:sz w:val="24"/>
          <w:szCs w:val="24"/>
        </w:rPr>
        <w:t xml:space="preserve">Ministerio del Interior del Perú. (s. f.). </w:t>
      </w:r>
      <w:r w:rsidRPr="008B6983">
        <w:rPr>
          <w:rFonts w:ascii="Arial Narrow" w:hAnsi="Arial Narrow"/>
          <w:i/>
          <w:iCs/>
          <w:sz w:val="24"/>
          <w:szCs w:val="24"/>
        </w:rPr>
        <w:t>Incidencia delictiva distrital</w:t>
      </w:r>
      <w:r w:rsidRPr="008B6983">
        <w:rPr>
          <w:rFonts w:ascii="Arial Narrow" w:hAnsi="Arial Narrow"/>
          <w:sz w:val="24"/>
          <w:szCs w:val="24"/>
        </w:rPr>
        <w:t>.</w:t>
      </w:r>
    </w:p>
    <w:p w14:paraId="1F1E1A84" w14:textId="0C7A7C2D" w:rsidR="009A7B0E" w:rsidRPr="008B6983" w:rsidRDefault="45962F81" w:rsidP="00E40D86">
      <w:pPr>
        <w:spacing w:before="240" w:after="240" w:line="358" w:lineRule="auto"/>
        <w:ind w:left="1440" w:hanging="720"/>
        <w:rPr>
          <w:rFonts w:ascii="Arial Narrow" w:hAnsi="Arial Narrow"/>
        </w:rPr>
      </w:pPr>
      <w:r w:rsidRPr="008B6983">
        <w:rPr>
          <w:rFonts w:ascii="Arial Narrow" w:hAnsi="Arial Narrow"/>
          <w:sz w:val="24"/>
          <w:szCs w:val="24"/>
        </w:rPr>
        <w:t xml:space="preserve">Neira Rivadeneira, E. (2025). </w:t>
      </w:r>
      <w:r w:rsidRPr="008B6983">
        <w:rPr>
          <w:rFonts w:ascii="Arial Narrow" w:hAnsi="Arial Narrow"/>
          <w:i/>
          <w:iCs/>
          <w:sz w:val="24"/>
          <w:szCs w:val="24"/>
        </w:rPr>
        <w:t>Seguridad ciudadana usando inteligencia artificial en un distrito de Lima, 2025</w:t>
      </w:r>
      <w:r w:rsidRPr="008B6983">
        <w:rPr>
          <w:rFonts w:ascii="Arial Narrow" w:hAnsi="Arial Narrow"/>
          <w:sz w:val="24"/>
          <w:szCs w:val="24"/>
        </w:rPr>
        <w:t xml:space="preserve"> [Tesis de maestría, Universidad César Vallejo].</w:t>
      </w:r>
    </w:p>
    <w:p w14:paraId="6F920910" w14:textId="4D5191AA" w:rsidR="009A7B0E" w:rsidRPr="008B6983" w:rsidRDefault="45962F81" w:rsidP="00E40D86">
      <w:pPr>
        <w:spacing w:before="240" w:after="240" w:line="358" w:lineRule="auto"/>
        <w:ind w:left="1440" w:hanging="720"/>
        <w:rPr>
          <w:rFonts w:ascii="Arial Narrow" w:hAnsi="Arial Narrow"/>
        </w:rPr>
      </w:pPr>
      <w:r w:rsidRPr="008B6983">
        <w:rPr>
          <w:rFonts w:ascii="Arial Narrow" w:hAnsi="Arial Narrow"/>
          <w:sz w:val="24"/>
          <w:szCs w:val="24"/>
        </w:rPr>
        <w:lastRenderedPageBreak/>
        <w:t xml:space="preserve">Perry, W. L., </w:t>
      </w:r>
      <w:proofErr w:type="spellStart"/>
      <w:r w:rsidRPr="008B6983">
        <w:rPr>
          <w:rFonts w:ascii="Arial Narrow" w:hAnsi="Arial Narrow"/>
          <w:sz w:val="24"/>
          <w:szCs w:val="24"/>
        </w:rPr>
        <w:t>McInnis</w:t>
      </w:r>
      <w:proofErr w:type="spellEnd"/>
      <w:r w:rsidRPr="008B6983">
        <w:rPr>
          <w:rFonts w:ascii="Arial Narrow" w:hAnsi="Arial Narrow"/>
          <w:sz w:val="24"/>
          <w:szCs w:val="24"/>
        </w:rPr>
        <w:t xml:space="preserve">, B., Price, C. C., Smith, S. C., &amp; Hollywood, J. S. (2013). </w:t>
      </w:r>
      <w:r w:rsidRPr="008B6983">
        <w:rPr>
          <w:rFonts w:ascii="Arial Narrow" w:hAnsi="Arial Narrow"/>
          <w:i/>
          <w:iCs/>
          <w:sz w:val="24"/>
          <w:szCs w:val="24"/>
        </w:rPr>
        <w:t xml:space="preserve">Predictive </w:t>
      </w:r>
      <w:proofErr w:type="spellStart"/>
      <w:r w:rsidRPr="008B6983">
        <w:rPr>
          <w:rFonts w:ascii="Arial Narrow" w:hAnsi="Arial Narrow"/>
          <w:i/>
          <w:iCs/>
          <w:sz w:val="24"/>
          <w:szCs w:val="24"/>
        </w:rPr>
        <w:t>policing</w:t>
      </w:r>
      <w:proofErr w:type="spellEnd"/>
      <w:r w:rsidRPr="008B6983">
        <w:rPr>
          <w:rFonts w:ascii="Arial Narrow" w:hAnsi="Arial Narrow"/>
          <w:sz w:val="24"/>
          <w:szCs w:val="24"/>
        </w:rPr>
        <w:t xml:space="preserve">. RAND </w:t>
      </w:r>
      <w:proofErr w:type="spellStart"/>
      <w:r w:rsidRPr="008B6983">
        <w:rPr>
          <w:rFonts w:ascii="Arial Narrow" w:hAnsi="Arial Narrow"/>
          <w:sz w:val="24"/>
          <w:szCs w:val="24"/>
        </w:rPr>
        <w:t>Corporation</w:t>
      </w:r>
      <w:proofErr w:type="spellEnd"/>
      <w:r w:rsidRPr="008B6983">
        <w:rPr>
          <w:rFonts w:ascii="Arial Narrow" w:hAnsi="Arial Narrow"/>
          <w:sz w:val="24"/>
          <w:szCs w:val="24"/>
        </w:rPr>
        <w:t>.</w:t>
      </w:r>
    </w:p>
    <w:p w14:paraId="24E833FB" w14:textId="4189792F" w:rsidR="009A7B0E" w:rsidRPr="008B6983" w:rsidRDefault="45962F81" w:rsidP="00E40D86">
      <w:pPr>
        <w:spacing w:before="240" w:after="240" w:line="358" w:lineRule="auto"/>
        <w:ind w:left="1440" w:hanging="720"/>
        <w:rPr>
          <w:rFonts w:ascii="Arial Narrow" w:hAnsi="Arial Narrow"/>
        </w:rPr>
      </w:pPr>
      <w:r w:rsidRPr="008B6983">
        <w:rPr>
          <w:rFonts w:ascii="Arial Narrow" w:hAnsi="Arial Narrow"/>
          <w:sz w:val="24"/>
          <w:szCs w:val="24"/>
        </w:rPr>
        <w:t xml:space="preserve">Programa de las Naciones Unidas para el Desarrollo. (2013). </w:t>
      </w:r>
      <w:r w:rsidRPr="008B6983">
        <w:rPr>
          <w:rFonts w:ascii="Arial Narrow" w:hAnsi="Arial Narrow"/>
          <w:i/>
          <w:iCs/>
          <w:sz w:val="24"/>
          <w:szCs w:val="24"/>
        </w:rPr>
        <w:t>Seguridad ciudadana con rostro humano</w:t>
      </w:r>
      <w:r w:rsidRPr="008B6983">
        <w:rPr>
          <w:rFonts w:ascii="Arial Narrow" w:hAnsi="Arial Narrow"/>
          <w:sz w:val="24"/>
          <w:szCs w:val="24"/>
        </w:rPr>
        <w:t>.</w:t>
      </w:r>
    </w:p>
    <w:p w14:paraId="53367A37" w14:textId="38E4AF19" w:rsidR="009A7B0E" w:rsidRPr="008B6983" w:rsidRDefault="45962F81" w:rsidP="00E40D86">
      <w:pPr>
        <w:spacing w:before="240" w:after="240" w:line="358" w:lineRule="auto"/>
        <w:ind w:left="1440" w:hanging="720"/>
        <w:rPr>
          <w:rFonts w:ascii="Arial Narrow" w:hAnsi="Arial Narrow"/>
        </w:rPr>
      </w:pPr>
      <w:r w:rsidRPr="008B6983">
        <w:rPr>
          <w:rFonts w:ascii="Arial Narrow" w:hAnsi="Arial Narrow"/>
          <w:sz w:val="24"/>
          <w:szCs w:val="24"/>
        </w:rPr>
        <w:t xml:space="preserve">Robles </w:t>
      </w:r>
      <w:proofErr w:type="spellStart"/>
      <w:r w:rsidRPr="008B6983">
        <w:rPr>
          <w:rFonts w:ascii="Arial Narrow" w:hAnsi="Arial Narrow"/>
          <w:sz w:val="24"/>
          <w:szCs w:val="24"/>
        </w:rPr>
        <w:t>Rakov</w:t>
      </w:r>
      <w:proofErr w:type="spellEnd"/>
      <w:r w:rsidRPr="008B6983">
        <w:rPr>
          <w:rFonts w:ascii="Arial Narrow" w:hAnsi="Arial Narrow"/>
          <w:sz w:val="24"/>
          <w:szCs w:val="24"/>
        </w:rPr>
        <w:t xml:space="preserve">, M. A., &amp; Valverde Campos, M. Y. (2021). </w:t>
      </w:r>
      <w:r w:rsidRPr="008B6983">
        <w:rPr>
          <w:rFonts w:ascii="Arial Narrow" w:hAnsi="Arial Narrow"/>
          <w:i/>
          <w:iCs/>
          <w:sz w:val="24"/>
          <w:szCs w:val="24"/>
        </w:rPr>
        <w:t>Sistema de predicción de hechos delictivos</w:t>
      </w:r>
      <w:r w:rsidRPr="008B6983">
        <w:rPr>
          <w:rFonts w:ascii="Arial Narrow" w:hAnsi="Arial Narrow"/>
          <w:sz w:val="24"/>
          <w:szCs w:val="24"/>
        </w:rPr>
        <w:t xml:space="preserve"> [Tesis].</w:t>
      </w:r>
    </w:p>
    <w:p w14:paraId="76815F42" w14:textId="4D47BD63" w:rsidR="009A7B0E" w:rsidRPr="008B6983" w:rsidRDefault="45962F81" w:rsidP="00E40D86">
      <w:pPr>
        <w:spacing w:before="240" w:after="240" w:line="358" w:lineRule="auto"/>
        <w:ind w:left="1440" w:hanging="720"/>
        <w:rPr>
          <w:rFonts w:ascii="Arial Narrow" w:hAnsi="Arial Narrow"/>
        </w:rPr>
      </w:pPr>
      <w:r w:rsidRPr="008B6983">
        <w:rPr>
          <w:rFonts w:ascii="Arial Narrow" w:hAnsi="Arial Narrow"/>
          <w:sz w:val="24"/>
          <w:szCs w:val="24"/>
        </w:rPr>
        <w:t xml:space="preserve">Russell, S., &amp; </w:t>
      </w:r>
      <w:proofErr w:type="spellStart"/>
      <w:r w:rsidRPr="008B6983">
        <w:rPr>
          <w:rFonts w:ascii="Arial Narrow" w:hAnsi="Arial Narrow"/>
          <w:sz w:val="24"/>
          <w:szCs w:val="24"/>
        </w:rPr>
        <w:t>Norvig</w:t>
      </w:r>
      <w:proofErr w:type="spellEnd"/>
      <w:r w:rsidRPr="008B6983">
        <w:rPr>
          <w:rFonts w:ascii="Arial Narrow" w:hAnsi="Arial Narrow"/>
          <w:sz w:val="24"/>
          <w:szCs w:val="24"/>
        </w:rPr>
        <w:t xml:space="preserve">, P. (2020). </w:t>
      </w:r>
      <w:r w:rsidRPr="008B6983">
        <w:rPr>
          <w:rFonts w:ascii="Arial Narrow" w:hAnsi="Arial Narrow"/>
          <w:i/>
          <w:sz w:val="24"/>
          <w:szCs w:val="24"/>
        </w:rPr>
        <w:t xml:space="preserve">Artificial </w:t>
      </w:r>
      <w:proofErr w:type="spellStart"/>
      <w:r w:rsidRPr="008B6983">
        <w:rPr>
          <w:rFonts w:ascii="Arial Narrow" w:hAnsi="Arial Narrow"/>
          <w:i/>
          <w:sz w:val="24"/>
          <w:szCs w:val="24"/>
        </w:rPr>
        <w:t>intelligence</w:t>
      </w:r>
      <w:proofErr w:type="spellEnd"/>
      <w:r w:rsidRPr="008B6983">
        <w:rPr>
          <w:rFonts w:ascii="Arial Narrow" w:hAnsi="Arial Narrow"/>
          <w:i/>
          <w:sz w:val="24"/>
          <w:szCs w:val="24"/>
        </w:rPr>
        <w:t xml:space="preserve">: A </w:t>
      </w:r>
      <w:proofErr w:type="spellStart"/>
      <w:r w:rsidRPr="008B6983">
        <w:rPr>
          <w:rFonts w:ascii="Arial Narrow" w:hAnsi="Arial Narrow"/>
          <w:i/>
          <w:sz w:val="24"/>
          <w:szCs w:val="24"/>
        </w:rPr>
        <w:t>modern</w:t>
      </w:r>
      <w:proofErr w:type="spellEnd"/>
      <w:r w:rsidRPr="008B6983">
        <w:rPr>
          <w:rFonts w:ascii="Arial Narrow" w:hAnsi="Arial Narrow"/>
          <w:i/>
          <w:sz w:val="24"/>
          <w:szCs w:val="24"/>
        </w:rPr>
        <w:t xml:space="preserve"> </w:t>
      </w:r>
      <w:proofErr w:type="spellStart"/>
      <w:r w:rsidRPr="008B6983">
        <w:rPr>
          <w:rFonts w:ascii="Arial Narrow" w:hAnsi="Arial Narrow"/>
          <w:i/>
          <w:sz w:val="24"/>
          <w:szCs w:val="24"/>
        </w:rPr>
        <w:t>approach</w:t>
      </w:r>
      <w:proofErr w:type="spellEnd"/>
      <w:r w:rsidRPr="008B6983">
        <w:rPr>
          <w:rFonts w:ascii="Arial Narrow" w:hAnsi="Arial Narrow"/>
          <w:sz w:val="24"/>
          <w:szCs w:val="24"/>
        </w:rPr>
        <w:t xml:space="preserve"> (4th ed.). Pearson.</w:t>
      </w:r>
    </w:p>
    <w:p w14:paraId="7A4BCF3B" w14:textId="0E9F94E4" w:rsidR="009A7B0E" w:rsidRPr="008B6983" w:rsidRDefault="45962F81" w:rsidP="00E40D86">
      <w:pPr>
        <w:spacing w:before="240" w:after="240" w:line="358" w:lineRule="auto"/>
        <w:ind w:left="1440" w:hanging="720"/>
        <w:rPr>
          <w:rFonts w:ascii="Arial Narrow" w:hAnsi="Arial Narrow"/>
        </w:rPr>
      </w:pPr>
      <w:proofErr w:type="spellStart"/>
      <w:r w:rsidRPr="008B6983">
        <w:rPr>
          <w:rFonts w:ascii="Arial Narrow" w:hAnsi="Arial Narrow"/>
          <w:sz w:val="24"/>
          <w:szCs w:val="24"/>
        </w:rPr>
        <w:t>Schwaber</w:t>
      </w:r>
      <w:proofErr w:type="spellEnd"/>
      <w:r w:rsidRPr="008B6983">
        <w:rPr>
          <w:rFonts w:ascii="Arial Narrow" w:hAnsi="Arial Narrow"/>
          <w:sz w:val="24"/>
          <w:szCs w:val="24"/>
        </w:rPr>
        <w:t xml:space="preserve">, K., &amp; Sutherland, J. (2020). </w:t>
      </w:r>
      <w:proofErr w:type="spellStart"/>
      <w:r w:rsidRPr="008B6983">
        <w:rPr>
          <w:rFonts w:ascii="Arial Narrow" w:hAnsi="Arial Narrow"/>
          <w:i/>
          <w:sz w:val="24"/>
          <w:szCs w:val="24"/>
        </w:rPr>
        <w:t>The</w:t>
      </w:r>
      <w:proofErr w:type="spellEnd"/>
      <w:r w:rsidRPr="008B6983">
        <w:rPr>
          <w:rFonts w:ascii="Arial Narrow" w:hAnsi="Arial Narrow"/>
          <w:i/>
          <w:sz w:val="24"/>
          <w:szCs w:val="24"/>
        </w:rPr>
        <w:t xml:space="preserve"> Scrum guide</w:t>
      </w:r>
      <w:r w:rsidRPr="008B6983">
        <w:rPr>
          <w:rFonts w:ascii="Arial Narrow" w:hAnsi="Arial Narrow"/>
          <w:sz w:val="24"/>
          <w:szCs w:val="24"/>
        </w:rPr>
        <w:t>.</w:t>
      </w:r>
    </w:p>
    <w:p w14:paraId="75E498FD" w14:textId="4F56A9C0" w:rsidR="009A7B0E" w:rsidRPr="008B6983" w:rsidRDefault="45962F81" w:rsidP="00E40D86">
      <w:pPr>
        <w:spacing w:before="240" w:after="240" w:line="358" w:lineRule="auto"/>
        <w:ind w:left="1440" w:hanging="720"/>
        <w:rPr>
          <w:rFonts w:ascii="Arial Narrow" w:hAnsi="Arial Narrow"/>
        </w:rPr>
      </w:pPr>
      <w:r w:rsidRPr="008B6983">
        <w:rPr>
          <w:rFonts w:ascii="Arial Narrow" w:hAnsi="Arial Narrow"/>
          <w:sz w:val="24"/>
          <w:szCs w:val="24"/>
        </w:rPr>
        <w:t xml:space="preserve">Sherman, L. W., </w:t>
      </w:r>
      <w:proofErr w:type="spellStart"/>
      <w:r w:rsidRPr="008B6983">
        <w:rPr>
          <w:rFonts w:ascii="Arial Narrow" w:hAnsi="Arial Narrow"/>
          <w:sz w:val="24"/>
          <w:szCs w:val="24"/>
        </w:rPr>
        <w:t>Gartin</w:t>
      </w:r>
      <w:proofErr w:type="spellEnd"/>
      <w:r w:rsidRPr="008B6983">
        <w:rPr>
          <w:rFonts w:ascii="Arial Narrow" w:hAnsi="Arial Narrow"/>
          <w:sz w:val="24"/>
          <w:szCs w:val="24"/>
        </w:rPr>
        <w:t xml:space="preserve">, P. R., &amp; Buerger, M. E. (1989). Hot spots </w:t>
      </w:r>
      <w:proofErr w:type="spellStart"/>
      <w:r w:rsidRPr="008B6983">
        <w:rPr>
          <w:rFonts w:ascii="Arial Narrow" w:hAnsi="Arial Narrow"/>
          <w:sz w:val="24"/>
          <w:szCs w:val="24"/>
        </w:rPr>
        <w:t>of</w:t>
      </w:r>
      <w:proofErr w:type="spellEnd"/>
      <w:r w:rsidRPr="008B6983">
        <w:rPr>
          <w:rFonts w:ascii="Arial Narrow" w:hAnsi="Arial Narrow"/>
          <w:sz w:val="24"/>
          <w:szCs w:val="24"/>
        </w:rPr>
        <w:t xml:space="preserve"> </w:t>
      </w:r>
      <w:proofErr w:type="spellStart"/>
      <w:r w:rsidRPr="008B6983">
        <w:rPr>
          <w:rFonts w:ascii="Arial Narrow" w:hAnsi="Arial Narrow"/>
          <w:sz w:val="24"/>
          <w:szCs w:val="24"/>
        </w:rPr>
        <w:t>predatory</w:t>
      </w:r>
      <w:proofErr w:type="spellEnd"/>
      <w:r w:rsidRPr="008B6983">
        <w:rPr>
          <w:rFonts w:ascii="Arial Narrow" w:hAnsi="Arial Narrow"/>
          <w:sz w:val="24"/>
          <w:szCs w:val="24"/>
        </w:rPr>
        <w:t xml:space="preserve"> </w:t>
      </w:r>
      <w:proofErr w:type="spellStart"/>
      <w:r w:rsidRPr="008B6983">
        <w:rPr>
          <w:rFonts w:ascii="Arial Narrow" w:hAnsi="Arial Narrow"/>
          <w:sz w:val="24"/>
          <w:szCs w:val="24"/>
        </w:rPr>
        <w:t>crime</w:t>
      </w:r>
      <w:proofErr w:type="spellEnd"/>
      <w:r w:rsidRPr="008B6983">
        <w:rPr>
          <w:rFonts w:ascii="Arial Narrow" w:hAnsi="Arial Narrow"/>
          <w:sz w:val="24"/>
          <w:szCs w:val="24"/>
        </w:rPr>
        <w:t xml:space="preserve">. </w:t>
      </w:r>
      <w:proofErr w:type="spellStart"/>
      <w:r w:rsidRPr="008B6983">
        <w:rPr>
          <w:rFonts w:ascii="Arial Narrow" w:hAnsi="Arial Narrow"/>
          <w:i/>
          <w:sz w:val="24"/>
          <w:szCs w:val="24"/>
        </w:rPr>
        <w:t>Criminology</w:t>
      </w:r>
      <w:proofErr w:type="spellEnd"/>
      <w:r w:rsidRPr="008B6983">
        <w:rPr>
          <w:rFonts w:ascii="Arial Narrow" w:hAnsi="Arial Narrow"/>
          <w:i/>
          <w:sz w:val="24"/>
          <w:szCs w:val="24"/>
        </w:rPr>
        <w:t>, 27</w:t>
      </w:r>
      <w:r w:rsidRPr="008B6983">
        <w:rPr>
          <w:rFonts w:ascii="Arial Narrow" w:hAnsi="Arial Narrow"/>
          <w:sz w:val="24"/>
          <w:szCs w:val="24"/>
        </w:rPr>
        <w:t>(1), 27–56.</w:t>
      </w:r>
    </w:p>
    <w:p w14:paraId="5D2CEDFA" w14:textId="38E41343" w:rsidR="009A7B0E" w:rsidRPr="008B6983" w:rsidRDefault="45962F81" w:rsidP="00E40D86">
      <w:pPr>
        <w:spacing w:before="240" w:after="240" w:line="358" w:lineRule="auto"/>
        <w:ind w:left="1440" w:hanging="720"/>
        <w:rPr>
          <w:rFonts w:ascii="Arial Narrow" w:hAnsi="Arial Narrow"/>
        </w:rPr>
      </w:pPr>
      <w:proofErr w:type="spellStart"/>
      <w:r w:rsidRPr="008B6983">
        <w:rPr>
          <w:rFonts w:ascii="Arial Narrow" w:hAnsi="Arial Narrow"/>
          <w:sz w:val="24"/>
          <w:szCs w:val="24"/>
        </w:rPr>
        <w:t>Steiniger</w:t>
      </w:r>
      <w:proofErr w:type="spellEnd"/>
      <w:r w:rsidRPr="008B6983">
        <w:rPr>
          <w:rFonts w:ascii="Arial Narrow" w:hAnsi="Arial Narrow"/>
          <w:sz w:val="24"/>
          <w:szCs w:val="24"/>
        </w:rPr>
        <w:t xml:space="preserve">, S., &amp; Hunter, A. J. S. (2013). Free and open </w:t>
      </w:r>
      <w:proofErr w:type="spellStart"/>
      <w:r w:rsidRPr="008B6983">
        <w:rPr>
          <w:rFonts w:ascii="Arial Narrow" w:hAnsi="Arial Narrow"/>
          <w:sz w:val="24"/>
          <w:szCs w:val="24"/>
        </w:rPr>
        <w:t>source</w:t>
      </w:r>
      <w:proofErr w:type="spellEnd"/>
      <w:r w:rsidRPr="008B6983">
        <w:rPr>
          <w:rFonts w:ascii="Arial Narrow" w:hAnsi="Arial Narrow"/>
          <w:sz w:val="24"/>
          <w:szCs w:val="24"/>
        </w:rPr>
        <w:t xml:space="preserve"> GIS software. </w:t>
      </w:r>
      <w:proofErr w:type="spellStart"/>
      <w:r w:rsidRPr="008B6983">
        <w:rPr>
          <w:rFonts w:ascii="Arial Narrow" w:hAnsi="Arial Narrow"/>
          <w:i/>
          <w:iCs/>
          <w:sz w:val="24"/>
          <w:szCs w:val="24"/>
        </w:rPr>
        <w:t>Computers</w:t>
      </w:r>
      <w:proofErr w:type="spellEnd"/>
      <w:r w:rsidRPr="008B6983">
        <w:rPr>
          <w:rFonts w:ascii="Arial Narrow" w:hAnsi="Arial Narrow"/>
          <w:i/>
          <w:iCs/>
          <w:sz w:val="24"/>
          <w:szCs w:val="24"/>
        </w:rPr>
        <w:t xml:space="preserve">, </w:t>
      </w:r>
      <w:proofErr w:type="spellStart"/>
      <w:r w:rsidRPr="008B6983">
        <w:rPr>
          <w:rFonts w:ascii="Arial Narrow" w:hAnsi="Arial Narrow"/>
          <w:i/>
          <w:iCs/>
          <w:sz w:val="24"/>
          <w:szCs w:val="24"/>
        </w:rPr>
        <w:t>Environment</w:t>
      </w:r>
      <w:proofErr w:type="spellEnd"/>
      <w:r w:rsidRPr="008B6983">
        <w:rPr>
          <w:rFonts w:ascii="Arial Narrow" w:hAnsi="Arial Narrow"/>
          <w:i/>
          <w:iCs/>
          <w:sz w:val="24"/>
          <w:szCs w:val="24"/>
        </w:rPr>
        <w:t xml:space="preserve"> and Urban </w:t>
      </w:r>
      <w:proofErr w:type="spellStart"/>
      <w:r w:rsidRPr="008B6983">
        <w:rPr>
          <w:rFonts w:ascii="Arial Narrow" w:hAnsi="Arial Narrow"/>
          <w:i/>
          <w:iCs/>
          <w:sz w:val="24"/>
          <w:szCs w:val="24"/>
        </w:rPr>
        <w:t>Systems</w:t>
      </w:r>
      <w:proofErr w:type="spellEnd"/>
      <w:r w:rsidRPr="008B6983">
        <w:rPr>
          <w:rFonts w:ascii="Arial Narrow" w:hAnsi="Arial Narrow"/>
          <w:i/>
          <w:iCs/>
          <w:sz w:val="24"/>
          <w:szCs w:val="24"/>
        </w:rPr>
        <w:t>, 39</w:t>
      </w:r>
      <w:r w:rsidRPr="008B6983">
        <w:rPr>
          <w:rFonts w:ascii="Arial Narrow" w:hAnsi="Arial Narrow"/>
          <w:sz w:val="24"/>
          <w:szCs w:val="24"/>
        </w:rPr>
        <w:t>, 136–150.</w:t>
      </w:r>
    </w:p>
    <w:p w14:paraId="3C63714E" w14:textId="0368809D" w:rsidR="009A7B0E" w:rsidRPr="008B6983" w:rsidRDefault="45962F81" w:rsidP="00E40D86">
      <w:pPr>
        <w:spacing w:before="240" w:after="240" w:line="358" w:lineRule="auto"/>
        <w:ind w:left="1440" w:hanging="720"/>
        <w:rPr>
          <w:rFonts w:ascii="Arial Narrow" w:hAnsi="Arial Narrow"/>
        </w:rPr>
      </w:pPr>
      <w:r w:rsidRPr="008B6983">
        <w:rPr>
          <w:rFonts w:ascii="Arial Narrow" w:hAnsi="Arial Narrow"/>
          <w:sz w:val="24"/>
          <w:szCs w:val="24"/>
        </w:rPr>
        <w:t xml:space="preserve">Talla de la Cruz, J. E., Flores Romero, E. L., &amp; Chávez Navarro, C. F. (2025). </w:t>
      </w:r>
      <w:r w:rsidRPr="008B6983">
        <w:rPr>
          <w:rFonts w:ascii="Arial Narrow" w:hAnsi="Arial Narrow"/>
          <w:i/>
          <w:iCs/>
          <w:sz w:val="24"/>
          <w:szCs w:val="24"/>
        </w:rPr>
        <w:t>Sistema de geolocalización...</w:t>
      </w:r>
    </w:p>
    <w:p w14:paraId="25C7FC82" w14:textId="17C1ED4D" w:rsidR="009A7B0E" w:rsidRPr="008B6983" w:rsidRDefault="45962F81" w:rsidP="00E40D86">
      <w:pPr>
        <w:spacing w:before="240" w:after="240" w:line="358" w:lineRule="auto"/>
        <w:ind w:left="1440" w:hanging="720"/>
        <w:rPr>
          <w:rFonts w:ascii="Arial Narrow" w:hAnsi="Arial Narrow"/>
        </w:rPr>
      </w:pPr>
      <w:r w:rsidRPr="008B6983">
        <w:rPr>
          <w:rFonts w:ascii="Arial Narrow" w:hAnsi="Arial Narrow"/>
          <w:sz w:val="24"/>
          <w:szCs w:val="24"/>
        </w:rPr>
        <w:t xml:space="preserve">Valdés, R., &amp; Basombrío, C. (2025). </w:t>
      </w:r>
      <w:r w:rsidRPr="008B6983">
        <w:rPr>
          <w:rFonts w:ascii="Arial Narrow" w:hAnsi="Arial Narrow"/>
          <w:i/>
          <w:iCs/>
          <w:sz w:val="24"/>
          <w:szCs w:val="24"/>
        </w:rPr>
        <w:t>Reporte del Observatorio del Crimen y la Violencia</w:t>
      </w:r>
      <w:r w:rsidRPr="008B6983">
        <w:rPr>
          <w:rFonts w:ascii="Arial Narrow" w:hAnsi="Arial Narrow"/>
          <w:sz w:val="24"/>
          <w:szCs w:val="24"/>
        </w:rPr>
        <w:t>.</w:t>
      </w:r>
    </w:p>
    <w:p w14:paraId="3A67B343" w14:textId="438916AB" w:rsidR="009A7B0E" w:rsidRPr="008B6983" w:rsidRDefault="45962F81" w:rsidP="00E40D86">
      <w:pPr>
        <w:spacing w:before="240" w:after="240" w:line="358" w:lineRule="auto"/>
        <w:ind w:left="1440" w:hanging="720"/>
        <w:rPr>
          <w:rFonts w:ascii="Arial Narrow" w:hAnsi="Arial Narrow"/>
        </w:rPr>
      </w:pPr>
      <w:proofErr w:type="spellStart"/>
      <w:r w:rsidRPr="008B6983">
        <w:rPr>
          <w:rFonts w:ascii="Arial Narrow" w:hAnsi="Arial Narrow"/>
          <w:sz w:val="24"/>
          <w:szCs w:val="24"/>
        </w:rPr>
        <w:t>Valladarez</w:t>
      </w:r>
      <w:proofErr w:type="spellEnd"/>
      <w:r w:rsidRPr="008B6983">
        <w:rPr>
          <w:rFonts w:ascii="Arial Narrow" w:hAnsi="Arial Narrow"/>
          <w:sz w:val="24"/>
          <w:szCs w:val="24"/>
        </w:rPr>
        <w:t xml:space="preserve"> González, V. I., &amp; Cadena Martínez, R. (2025). Big Data y análisis del cibercrimen. </w:t>
      </w:r>
      <w:r w:rsidRPr="008B6983">
        <w:rPr>
          <w:rFonts w:ascii="Arial Narrow" w:hAnsi="Arial Narrow"/>
          <w:i/>
          <w:iCs/>
          <w:sz w:val="24"/>
          <w:szCs w:val="24"/>
        </w:rPr>
        <w:t>Ciencia Latina</w:t>
      </w:r>
      <w:r w:rsidRPr="008B6983">
        <w:rPr>
          <w:rFonts w:ascii="Arial Narrow" w:hAnsi="Arial Narrow"/>
          <w:sz w:val="24"/>
          <w:szCs w:val="24"/>
        </w:rPr>
        <w:t>.</w:t>
      </w:r>
    </w:p>
    <w:p w14:paraId="5F7EA48D" w14:textId="1D414884" w:rsidR="009A7B0E" w:rsidRDefault="009A7B0E" w:rsidP="45962F81">
      <w:pPr>
        <w:spacing w:line="357" w:lineRule="auto"/>
        <w:ind w:left="850" w:right="4263"/>
        <w:rPr>
          <w:b/>
          <w:bCs/>
          <w:sz w:val="24"/>
          <w:szCs w:val="24"/>
        </w:rPr>
      </w:pPr>
    </w:p>
    <w:p w14:paraId="58DC2C38" w14:textId="6F5FEA3E" w:rsidR="009A7B0E" w:rsidRDefault="002A395A">
      <w:pPr>
        <w:spacing w:line="357" w:lineRule="auto"/>
        <w:ind w:left="850" w:right="4263"/>
        <w:rPr>
          <w:b/>
          <w:sz w:val="24"/>
          <w:szCs w:val="24"/>
        </w:rPr>
      </w:pPr>
      <w:r w:rsidRPr="7EBB31B2">
        <w:rPr>
          <w:b/>
          <w:sz w:val="24"/>
          <w:szCs w:val="24"/>
        </w:rPr>
        <w:t xml:space="preserve"> </w:t>
      </w:r>
      <w:r w:rsidRPr="7EBB31B2">
        <w:rPr>
          <w:b/>
          <w:sz w:val="24"/>
          <w:szCs w:val="24"/>
        </w:rPr>
        <w:t>ANEXOS</w:t>
      </w:r>
    </w:p>
    <w:p w14:paraId="11994739" w14:textId="77777777" w:rsidR="009A7B0E" w:rsidRDefault="002A395A">
      <w:pPr>
        <w:spacing w:before="6"/>
        <w:ind w:left="850"/>
        <w:rPr>
          <w:b/>
          <w:sz w:val="24"/>
        </w:rPr>
      </w:pPr>
      <w:r>
        <w:rPr>
          <w:b/>
          <w:spacing w:val="-2"/>
          <w:w w:val="90"/>
          <w:sz w:val="24"/>
        </w:rPr>
        <w:t>FORMATO</w:t>
      </w:r>
    </w:p>
    <w:p w14:paraId="404E183E" w14:textId="77777777" w:rsidR="009A7B0E" w:rsidRDefault="009A7B0E">
      <w:pPr>
        <w:rPr>
          <w:b/>
          <w:sz w:val="24"/>
        </w:rPr>
        <w:sectPr w:rsidR="009A7B0E">
          <w:pgSz w:w="11910" w:h="16840"/>
          <w:pgMar w:top="1740" w:right="1275" w:bottom="280" w:left="1559" w:header="720" w:footer="720" w:gutter="0"/>
          <w:cols w:space="720"/>
        </w:sectPr>
      </w:pPr>
    </w:p>
    <w:p w14:paraId="0F04E7C1" w14:textId="77777777" w:rsidR="009A7B0E" w:rsidRDefault="002A395A">
      <w:pPr>
        <w:pStyle w:val="Ttulo1"/>
        <w:spacing w:before="82"/>
      </w:pPr>
      <w:r>
        <w:rPr>
          <w:color w:val="006FC0"/>
          <w:w w:val="80"/>
        </w:rPr>
        <w:lastRenderedPageBreak/>
        <w:t>GUÍA</w:t>
      </w:r>
      <w:r>
        <w:rPr>
          <w:color w:val="006FC0"/>
          <w:spacing w:val="-8"/>
        </w:rPr>
        <w:t xml:space="preserve"> </w:t>
      </w:r>
      <w:r>
        <w:rPr>
          <w:color w:val="006FC0"/>
          <w:w w:val="80"/>
        </w:rPr>
        <w:t>PARA</w:t>
      </w:r>
      <w:r>
        <w:rPr>
          <w:color w:val="006FC0"/>
          <w:spacing w:val="-6"/>
        </w:rPr>
        <w:t xml:space="preserve"> </w:t>
      </w:r>
      <w:r>
        <w:rPr>
          <w:color w:val="006FC0"/>
          <w:w w:val="80"/>
        </w:rPr>
        <w:t>LA</w:t>
      </w:r>
      <w:r>
        <w:rPr>
          <w:color w:val="006FC0"/>
          <w:spacing w:val="-3"/>
        </w:rPr>
        <w:t xml:space="preserve"> </w:t>
      </w:r>
      <w:r>
        <w:rPr>
          <w:color w:val="006FC0"/>
          <w:w w:val="80"/>
        </w:rPr>
        <w:t>ELABORACIÓN</w:t>
      </w:r>
      <w:r>
        <w:rPr>
          <w:color w:val="006FC0"/>
          <w:spacing w:val="-7"/>
        </w:rPr>
        <w:t xml:space="preserve"> </w:t>
      </w:r>
      <w:r>
        <w:rPr>
          <w:color w:val="006FC0"/>
          <w:w w:val="80"/>
        </w:rPr>
        <w:t>DEL</w:t>
      </w:r>
      <w:r>
        <w:rPr>
          <w:color w:val="006FC0"/>
          <w:spacing w:val="-7"/>
        </w:rPr>
        <w:t xml:space="preserve"> </w:t>
      </w:r>
      <w:r>
        <w:rPr>
          <w:color w:val="006FC0"/>
          <w:w w:val="80"/>
        </w:rPr>
        <w:t>INFORME</w:t>
      </w:r>
      <w:r>
        <w:rPr>
          <w:color w:val="006FC0"/>
          <w:spacing w:val="-5"/>
        </w:rPr>
        <w:t xml:space="preserve"> </w:t>
      </w:r>
      <w:r>
        <w:rPr>
          <w:color w:val="006FC0"/>
          <w:w w:val="80"/>
        </w:rPr>
        <w:t>DE</w:t>
      </w:r>
      <w:r>
        <w:rPr>
          <w:color w:val="006FC0"/>
          <w:spacing w:val="-2"/>
        </w:rPr>
        <w:t xml:space="preserve"> </w:t>
      </w:r>
      <w:r>
        <w:rPr>
          <w:color w:val="006FC0"/>
          <w:w w:val="80"/>
        </w:rPr>
        <w:t>PROYECTO</w:t>
      </w:r>
      <w:r>
        <w:rPr>
          <w:color w:val="006FC0"/>
          <w:spacing w:val="-5"/>
        </w:rPr>
        <w:t xml:space="preserve"> </w:t>
      </w:r>
      <w:r>
        <w:rPr>
          <w:color w:val="006FC0"/>
          <w:w w:val="80"/>
        </w:rPr>
        <w:t>DE</w:t>
      </w:r>
      <w:r>
        <w:rPr>
          <w:color w:val="006FC0"/>
          <w:spacing w:val="-7"/>
        </w:rPr>
        <w:t xml:space="preserve"> </w:t>
      </w:r>
      <w:r>
        <w:rPr>
          <w:color w:val="006FC0"/>
          <w:spacing w:val="-4"/>
          <w:w w:val="80"/>
        </w:rPr>
        <w:t>TESIS</w:t>
      </w:r>
    </w:p>
    <w:p w14:paraId="4A3B99CD" w14:textId="77777777" w:rsidR="009A7B0E" w:rsidRDefault="009A7B0E">
      <w:pPr>
        <w:pStyle w:val="Textoindependiente"/>
        <w:spacing w:before="117"/>
        <w:rPr>
          <w:b/>
          <w:i w:val="0"/>
          <w:sz w:val="28"/>
        </w:rPr>
      </w:pPr>
    </w:p>
    <w:p w14:paraId="6B881A46" w14:textId="77777777" w:rsidR="009A7B0E" w:rsidRDefault="002A395A">
      <w:pPr>
        <w:pStyle w:val="Prrafodelista"/>
        <w:numPr>
          <w:ilvl w:val="0"/>
          <w:numId w:val="3"/>
        </w:numPr>
        <w:tabs>
          <w:tab w:val="left" w:pos="860"/>
        </w:tabs>
        <w:spacing w:before="0"/>
        <w:ind w:left="860" w:hanging="359"/>
        <w:rPr>
          <w:rFonts w:ascii="Arial"/>
          <w:b/>
          <w:sz w:val="24"/>
        </w:rPr>
      </w:pPr>
      <w:r>
        <w:rPr>
          <w:rFonts w:ascii="Arial"/>
          <w:b/>
          <w:w w:val="80"/>
          <w:sz w:val="24"/>
          <w:u w:val="single"/>
        </w:rPr>
        <w:t>CONSIDERACIONES</w:t>
      </w:r>
      <w:r>
        <w:rPr>
          <w:rFonts w:ascii="Arial"/>
          <w:b/>
          <w:spacing w:val="-3"/>
          <w:sz w:val="24"/>
          <w:u w:val="single"/>
        </w:rPr>
        <w:t xml:space="preserve"> </w:t>
      </w:r>
      <w:r>
        <w:rPr>
          <w:rFonts w:ascii="Arial"/>
          <w:b/>
          <w:w w:val="80"/>
          <w:sz w:val="24"/>
          <w:u w:val="single"/>
        </w:rPr>
        <w:t>DE</w:t>
      </w:r>
      <w:r>
        <w:rPr>
          <w:rFonts w:ascii="Arial"/>
          <w:b/>
          <w:spacing w:val="-2"/>
          <w:sz w:val="24"/>
          <w:u w:val="single"/>
        </w:rPr>
        <w:t xml:space="preserve"> </w:t>
      </w:r>
      <w:r>
        <w:rPr>
          <w:rFonts w:ascii="Arial"/>
          <w:b/>
          <w:spacing w:val="-2"/>
          <w:w w:val="80"/>
          <w:sz w:val="24"/>
          <w:u w:val="single"/>
        </w:rPr>
        <w:t>FORMA</w:t>
      </w:r>
      <w:r>
        <w:rPr>
          <w:rFonts w:ascii="Arial"/>
          <w:b/>
          <w:spacing w:val="-2"/>
          <w:w w:val="80"/>
          <w:sz w:val="24"/>
        </w:rPr>
        <w:t>:</w:t>
      </w:r>
    </w:p>
    <w:p w14:paraId="5F64D03C" w14:textId="77777777" w:rsidR="009A7B0E" w:rsidRDefault="002A395A">
      <w:pPr>
        <w:pStyle w:val="Prrafodelista"/>
        <w:numPr>
          <w:ilvl w:val="0"/>
          <w:numId w:val="2"/>
        </w:numPr>
        <w:tabs>
          <w:tab w:val="left" w:pos="1209"/>
        </w:tabs>
        <w:spacing w:before="256" w:line="362" w:lineRule="auto"/>
        <w:ind w:left="1209" w:right="142"/>
        <w:rPr>
          <w:sz w:val="24"/>
        </w:rPr>
      </w:pPr>
      <w:r>
        <w:rPr>
          <w:spacing w:val="-2"/>
          <w:w w:val="90"/>
          <w:sz w:val="24"/>
        </w:rPr>
        <w:t>El</w:t>
      </w:r>
      <w:r>
        <w:rPr>
          <w:spacing w:val="40"/>
          <w:sz w:val="24"/>
        </w:rPr>
        <w:t xml:space="preserve"> </w:t>
      </w:r>
      <w:r>
        <w:rPr>
          <w:spacing w:val="-2"/>
          <w:w w:val="90"/>
          <w:sz w:val="24"/>
        </w:rPr>
        <w:t>informe</w:t>
      </w:r>
      <w:r>
        <w:rPr>
          <w:spacing w:val="40"/>
          <w:sz w:val="24"/>
        </w:rPr>
        <w:t xml:space="preserve"> </w:t>
      </w:r>
      <w:r>
        <w:rPr>
          <w:spacing w:val="-2"/>
          <w:w w:val="90"/>
          <w:sz w:val="24"/>
        </w:rPr>
        <w:t>debe</w:t>
      </w:r>
      <w:r>
        <w:rPr>
          <w:spacing w:val="40"/>
          <w:sz w:val="24"/>
        </w:rPr>
        <w:t xml:space="preserve"> </w:t>
      </w:r>
      <w:r>
        <w:rPr>
          <w:spacing w:val="-2"/>
          <w:w w:val="90"/>
          <w:sz w:val="24"/>
        </w:rPr>
        <w:t>estar</w:t>
      </w:r>
      <w:r>
        <w:rPr>
          <w:spacing w:val="51"/>
          <w:sz w:val="24"/>
        </w:rPr>
        <w:t xml:space="preserve"> </w:t>
      </w:r>
      <w:r>
        <w:rPr>
          <w:spacing w:val="-2"/>
          <w:w w:val="90"/>
          <w:sz w:val="24"/>
        </w:rPr>
        <w:t>encuadernado</w:t>
      </w:r>
      <w:r>
        <w:rPr>
          <w:spacing w:val="40"/>
          <w:sz w:val="24"/>
        </w:rPr>
        <w:t xml:space="preserve"> </w:t>
      </w:r>
      <w:r>
        <w:rPr>
          <w:spacing w:val="-2"/>
          <w:w w:val="90"/>
          <w:sz w:val="24"/>
        </w:rPr>
        <w:t>con</w:t>
      </w:r>
      <w:r>
        <w:rPr>
          <w:spacing w:val="40"/>
          <w:sz w:val="24"/>
        </w:rPr>
        <w:t xml:space="preserve"> </w:t>
      </w:r>
      <w:r>
        <w:rPr>
          <w:spacing w:val="-2"/>
          <w:w w:val="90"/>
          <w:sz w:val="24"/>
        </w:rPr>
        <w:t>un</w:t>
      </w:r>
      <w:r>
        <w:rPr>
          <w:spacing w:val="40"/>
          <w:sz w:val="24"/>
        </w:rPr>
        <w:t xml:space="preserve"> </w:t>
      </w:r>
      <w:r>
        <w:rPr>
          <w:spacing w:val="-2"/>
          <w:w w:val="90"/>
          <w:sz w:val="24"/>
        </w:rPr>
        <w:t>Espiralado</w:t>
      </w:r>
      <w:r>
        <w:rPr>
          <w:spacing w:val="40"/>
          <w:sz w:val="24"/>
        </w:rPr>
        <w:t xml:space="preserve"> </w:t>
      </w:r>
      <w:r>
        <w:rPr>
          <w:spacing w:val="-2"/>
          <w:w w:val="90"/>
          <w:sz w:val="24"/>
        </w:rPr>
        <w:t>Plastificado</w:t>
      </w:r>
      <w:r>
        <w:rPr>
          <w:spacing w:val="40"/>
          <w:sz w:val="24"/>
        </w:rPr>
        <w:t xml:space="preserve"> </w:t>
      </w:r>
      <w:r>
        <w:rPr>
          <w:spacing w:val="-2"/>
          <w:w w:val="90"/>
          <w:sz w:val="24"/>
        </w:rPr>
        <w:t>de</w:t>
      </w:r>
      <w:r>
        <w:rPr>
          <w:spacing w:val="40"/>
          <w:sz w:val="24"/>
        </w:rPr>
        <w:t xml:space="preserve"> </w:t>
      </w:r>
      <w:r>
        <w:rPr>
          <w:spacing w:val="-2"/>
          <w:w w:val="90"/>
          <w:sz w:val="24"/>
        </w:rPr>
        <w:t xml:space="preserve">color </w:t>
      </w:r>
      <w:r>
        <w:rPr>
          <w:w w:val="85"/>
          <w:sz w:val="24"/>
        </w:rPr>
        <w:t>Transparente de preferencia.</w:t>
      </w:r>
    </w:p>
    <w:p w14:paraId="399581B6" w14:textId="77777777" w:rsidR="009A7B0E" w:rsidRDefault="002A395A">
      <w:pPr>
        <w:pStyle w:val="Prrafodelista"/>
        <w:numPr>
          <w:ilvl w:val="0"/>
          <w:numId w:val="2"/>
        </w:numPr>
        <w:tabs>
          <w:tab w:val="left" w:pos="1209"/>
        </w:tabs>
        <w:spacing w:before="115" w:line="357" w:lineRule="auto"/>
        <w:ind w:left="1209" w:right="140"/>
        <w:rPr>
          <w:sz w:val="24"/>
        </w:rPr>
      </w:pPr>
      <w:r>
        <w:rPr>
          <w:w w:val="85"/>
          <w:sz w:val="24"/>
        </w:rPr>
        <w:t>En</w:t>
      </w:r>
      <w:r>
        <w:rPr>
          <w:sz w:val="24"/>
        </w:rPr>
        <w:t xml:space="preserve"> </w:t>
      </w:r>
      <w:r>
        <w:rPr>
          <w:w w:val="85"/>
          <w:sz w:val="24"/>
        </w:rPr>
        <w:t>cuanto</w:t>
      </w:r>
      <w:r>
        <w:rPr>
          <w:sz w:val="24"/>
        </w:rPr>
        <w:t xml:space="preserve"> </w:t>
      </w:r>
      <w:r>
        <w:rPr>
          <w:w w:val="85"/>
          <w:sz w:val="24"/>
        </w:rPr>
        <w:t>a</w:t>
      </w:r>
      <w:r>
        <w:rPr>
          <w:sz w:val="24"/>
        </w:rPr>
        <w:t xml:space="preserve"> </w:t>
      </w:r>
      <w:r>
        <w:rPr>
          <w:w w:val="85"/>
          <w:sz w:val="24"/>
        </w:rPr>
        <w:t>los</w:t>
      </w:r>
      <w:r>
        <w:rPr>
          <w:spacing w:val="18"/>
          <w:sz w:val="24"/>
        </w:rPr>
        <w:t xml:space="preserve"> </w:t>
      </w:r>
      <w:r>
        <w:rPr>
          <w:w w:val="85"/>
          <w:sz w:val="24"/>
        </w:rPr>
        <w:t>Márgenes</w:t>
      </w:r>
      <w:r>
        <w:rPr>
          <w:spacing w:val="18"/>
          <w:sz w:val="24"/>
        </w:rPr>
        <w:t xml:space="preserve"> </w:t>
      </w:r>
      <w:r>
        <w:rPr>
          <w:w w:val="85"/>
          <w:sz w:val="24"/>
        </w:rPr>
        <w:t>debe</w:t>
      </w:r>
      <w:r>
        <w:rPr>
          <w:sz w:val="24"/>
        </w:rPr>
        <w:t xml:space="preserve"> </w:t>
      </w:r>
      <w:r>
        <w:rPr>
          <w:w w:val="85"/>
          <w:sz w:val="24"/>
        </w:rPr>
        <w:t>ser</w:t>
      </w:r>
      <w:r>
        <w:rPr>
          <w:spacing w:val="17"/>
          <w:sz w:val="24"/>
        </w:rPr>
        <w:t xml:space="preserve"> </w:t>
      </w:r>
      <w:r>
        <w:rPr>
          <w:w w:val="85"/>
          <w:sz w:val="24"/>
        </w:rPr>
        <w:t>2.5cms</w:t>
      </w:r>
      <w:r>
        <w:rPr>
          <w:spacing w:val="18"/>
          <w:sz w:val="24"/>
        </w:rPr>
        <w:t xml:space="preserve"> </w:t>
      </w:r>
      <w:r>
        <w:rPr>
          <w:w w:val="85"/>
          <w:sz w:val="24"/>
        </w:rPr>
        <w:t>(Superior,</w:t>
      </w:r>
      <w:r>
        <w:rPr>
          <w:spacing w:val="17"/>
          <w:sz w:val="24"/>
        </w:rPr>
        <w:t xml:space="preserve"> </w:t>
      </w:r>
      <w:r>
        <w:rPr>
          <w:w w:val="85"/>
          <w:sz w:val="24"/>
        </w:rPr>
        <w:t>Inferior</w:t>
      </w:r>
      <w:r>
        <w:rPr>
          <w:sz w:val="24"/>
        </w:rPr>
        <w:t xml:space="preserve"> </w:t>
      </w:r>
      <w:r>
        <w:rPr>
          <w:w w:val="85"/>
          <w:sz w:val="24"/>
        </w:rPr>
        <w:t>y</w:t>
      </w:r>
      <w:r>
        <w:rPr>
          <w:spacing w:val="18"/>
          <w:sz w:val="24"/>
        </w:rPr>
        <w:t xml:space="preserve"> </w:t>
      </w:r>
      <w:r>
        <w:rPr>
          <w:w w:val="85"/>
          <w:sz w:val="24"/>
        </w:rPr>
        <w:t>Derecho)</w:t>
      </w:r>
      <w:r>
        <w:rPr>
          <w:sz w:val="24"/>
        </w:rPr>
        <w:t xml:space="preserve"> </w:t>
      </w:r>
      <w:r>
        <w:rPr>
          <w:w w:val="85"/>
          <w:sz w:val="24"/>
        </w:rPr>
        <w:t>y</w:t>
      </w:r>
      <w:r>
        <w:rPr>
          <w:spacing w:val="18"/>
          <w:sz w:val="24"/>
        </w:rPr>
        <w:t xml:space="preserve"> </w:t>
      </w:r>
      <w:r>
        <w:rPr>
          <w:w w:val="85"/>
          <w:sz w:val="24"/>
        </w:rPr>
        <w:t xml:space="preserve">3cms </w:t>
      </w:r>
      <w:r>
        <w:rPr>
          <w:spacing w:val="-2"/>
          <w:w w:val="90"/>
          <w:sz w:val="24"/>
        </w:rPr>
        <w:t>(Izquierdo).</w:t>
      </w:r>
    </w:p>
    <w:p w14:paraId="379DFCE2" w14:textId="77777777" w:rsidR="009A7B0E" w:rsidRDefault="002A395A">
      <w:pPr>
        <w:pStyle w:val="Prrafodelista"/>
        <w:numPr>
          <w:ilvl w:val="0"/>
          <w:numId w:val="2"/>
        </w:numPr>
        <w:tabs>
          <w:tab w:val="left" w:pos="1209"/>
        </w:tabs>
        <w:spacing w:before="126" w:line="357" w:lineRule="auto"/>
        <w:ind w:left="1209" w:right="143"/>
        <w:rPr>
          <w:sz w:val="24"/>
        </w:rPr>
      </w:pPr>
      <w:r>
        <w:rPr>
          <w:w w:val="85"/>
          <w:sz w:val="24"/>
        </w:rPr>
        <w:t xml:space="preserve">En cuanto al </w:t>
      </w:r>
      <w:r>
        <w:rPr>
          <w:w w:val="85"/>
          <w:sz w:val="24"/>
        </w:rPr>
        <w:t>Interlineado y Alineación debe ser 1.5</w:t>
      </w:r>
      <w:r>
        <w:rPr>
          <w:spacing w:val="-3"/>
          <w:sz w:val="24"/>
        </w:rPr>
        <w:t xml:space="preserve"> </w:t>
      </w:r>
      <w:r>
        <w:rPr>
          <w:w w:val="85"/>
          <w:sz w:val="24"/>
        </w:rPr>
        <w:t xml:space="preserve">líneas (Interlineado) y Justificado </w:t>
      </w:r>
      <w:r>
        <w:rPr>
          <w:spacing w:val="-2"/>
          <w:w w:val="90"/>
          <w:sz w:val="24"/>
        </w:rPr>
        <w:t>Completo</w:t>
      </w:r>
      <w:r>
        <w:rPr>
          <w:spacing w:val="-10"/>
          <w:w w:val="90"/>
          <w:sz w:val="24"/>
        </w:rPr>
        <w:t xml:space="preserve"> </w:t>
      </w:r>
      <w:r>
        <w:rPr>
          <w:spacing w:val="-2"/>
          <w:w w:val="90"/>
          <w:sz w:val="24"/>
        </w:rPr>
        <w:t>(Alineación).</w:t>
      </w:r>
    </w:p>
    <w:p w14:paraId="42FB34CE" w14:textId="77777777" w:rsidR="009A7B0E" w:rsidRDefault="002A395A">
      <w:pPr>
        <w:pStyle w:val="Prrafodelista"/>
        <w:numPr>
          <w:ilvl w:val="0"/>
          <w:numId w:val="2"/>
        </w:numPr>
        <w:tabs>
          <w:tab w:val="left" w:pos="1209"/>
        </w:tabs>
        <w:spacing w:before="122" w:line="357" w:lineRule="auto"/>
        <w:ind w:left="1209" w:right="146"/>
        <w:rPr>
          <w:sz w:val="24"/>
        </w:rPr>
      </w:pPr>
      <w:r>
        <w:rPr>
          <w:w w:val="85"/>
          <w:sz w:val="24"/>
        </w:rPr>
        <w:t>En cuanto al Tipo y Tamaño de Fuente debe ser Arial Narrow (Tipo de Fuente) y 12 puntos (Tamaño de Fuente).</w:t>
      </w:r>
    </w:p>
    <w:p w14:paraId="3A25A059" w14:textId="77777777" w:rsidR="009A7B0E" w:rsidRDefault="002A395A">
      <w:pPr>
        <w:pStyle w:val="Prrafodelista"/>
        <w:numPr>
          <w:ilvl w:val="0"/>
          <w:numId w:val="2"/>
        </w:numPr>
        <w:tabs>
          <w:tab w:val="left" w:pos="1209"/>
        </w:tabs>
        <w:spacing w:before="126"/>
        <w:ind w:left="1209" w:hanging="359"/>
        <w:rPr>
          <w:sz w:val="24"/>
        </w:rPr>
      </w:pPr>
      <w:r>
        <w:rPr>
          <w:w w:val="80"/>
          <w:sz w:val="24"/>
        </w:rPr>
        <w:t>No</w:t>
      </w:r>
      <w:r>
        <w:rPr>
          <w:spacing w:val="-8"/>
          <w:sz w:val="24"/>
        </w:rPr>
        <w:t xml:space="preserve"> </w:t>
      </w:r>
      <w:r>
        <w:rPr>
          <w:w w:val="80"/>
          <w:sz w:val="24"/>
        </w:rPr>
        <w:t>hay</w:t>
      </w:r>
      <w:r>
        <w:rPr>
          <w:spacing w:val="-3"/>
          <w:sz w:val="24"/>
        </w:rPr>
        <w:t xml:space="preserve"> </w:t>
      </w:r>
      <w:r>
        <w:rPr>
          <w:w w:val="80"/>
          <w:sz w:val="24"/>
        </w:rPr>
        <w:t>Encabezado</w:t>
      </w:r>
      <w:r>
        <w:rPr>
          <w:spacing w:val="-7"/>
          <w:sz w:val="24"/>
        </w:rPr>
        <w:t xml:space="preserve"> </w:t>
      </w:r>
      <w:r>
        <w:rPr>
          <w:w w:val="80"/>
          <w:sz w:val="24"/>
        </w:rPr>
        <w:t>ni</w:t>
      </w:r>
      <w:r>
        <w:rPr>
          <w:spacing w:val="-5"/>
          <w:sz w:val="24"/>
        </w:rPr>
        <w:t xml:space="preserve"> </w:t>
      </w:r>
      <w:r>
        <w:rPr>
          <w:w w:val="80"/>
          <w:sz w:val="24"/>
        </w:rPr>
        <w:t>Pie</w:t>
      </w:r>
      <w:r>
        <w:rPr>
          <w:spacing w:val="-8"/>
          <w:sz w:val="24"/>
        </w:rPr>
        <w:t xml:space="preserve"> </w:t>
      </w:r>
      <w:r>
        <w:rPr>
          <w:w w:val="80"/>
          <w:sz w:val="24"/>
        </w:rPr>
        <w:t>de</w:t>
      </w:r>
      <w:r>
        <w:rPr>
          <w:spacing w:val="-7"/>
          <w:sz w:val="24"/>
        </w:rPr>
        <w:t xml:space="preserve"> </w:t>
      </w:r>
      <w:r>
        <w:rPr>
          <w:w w:val="80"/>
          <w:sz w:val="24"/>
        </w:rPr>
        <w:t>Página</w:t>
      </w:r>
      <w:r>
        <w:rPr>
          <w:spacing w:val="-6"/>
          <w:sz w:val="24"/>
        </w:rPr>
        <w:t xml:space="preserve"> </w:t>
      </w:r>
      <w:r>
        <w:rPr>
          <w:w w:val="80"/>
          <w:sz w:val="24"/>
        </w:rPr>
        <w:t>en</w:t>
      </w:r>
      <w:r>
        <w:rPr>
          <w:spacing w:val="-6"/>
          <w:sz w:val="24"/>
        </w:rPr>
        <w:t xml:space="preserve"> </w:t>
      </w:r>
      <w:r>
        <w:rPr>
          <w:w w:val="80"/>
          <w:sz w:val="24"/>
        </w:rPr>
        <w:t>el</w:t>
      </w:r>
      <w:r>
        <w:rPr>
          <w:spacing w:val="-5"/>
          <w:sz w:val="24"/>
        </w:rPr>
        <w:t xml:space="preserve"> </w:t>
      </w:r>
      <w:r>
        <w:rPr>
          <w:w w:val="80"/>
          <w:sz w:val="24"/>
        </w:rPr>
        <w:t>informe</w:t>
      </w:r>
      <w:r>
        <w:rPr>
          <w:spacing w:val="-8"/>
          <w:sz w:val="24"/>
        </w:rPr>
        <w:t xml:space="preserve"> </w:t>
      </w:r>
      <w:r>
        <w:rPr>
          <w:w w:val="80"/>
          <w:sz w:val="24"/>
        </w:rPr>
        <w:t>de</w:t>
      </w:r>
      <w:r>
        <w:rPr>
          <w:spacing w:val="-1"/>
          <w:sz w:val="24"/>
        </w:rPr>
        <w:t xml:space="preserve"> </w:t>
      </w:r>
      <w:r>
        <w:rPr>
          <w:w w:val="80"/>
          <w:sz w:val="24"/>
        </w:rPr>
        <w:t>proyecto</w:t>
      </w:r>
      <w:r>
        <w:rPr>
          <w:spacing w:val="-8"/>
          <w:sz w:val="24"/>
        </w:rPr>
        <w:t xml:space="preserve"> </w:t>
      </w:r>
      <w:r>
        <w:rPr>
          <w:w w:val="80"/>
          <w:sz w:val="24"/>
        </w:rPr>
        <w:t>de</w:t>
      </w:r>
      <w:r>
        <w:rPr>
          <w:spacing w:val="-6"/>
          <w:sz w:val="24"/>
        </w:rPr>
        <w:t xml:space="preserve"> </w:t>
      </w:r>
      <w:r>
        <w:rPr>
          <w:spacing w:val="-2"/>
          <w:w w:val="80"/>
          <w:sz w:val="24"/>
        </w:rPr>
        <w:t>tesis.</w:t>
      </w:r>
    </w:p>
    <w:p w14:paraId="5085442F" w14:textId="77777777" w:rsidR="009A7B0E" w:rsidRDefault="002A395A">
      <w:pPr>
        <w:pStyle w:val="Prrafodelista"/>
        <w:numPr>
          <w:ilvl w:val="0"/>
          <w:numId w:val="2"/>
        </w:numPr>
        <w:tabs>
          <w:tab w:val="left" w:pos="1209"/>
        </w:tabs>
        <w:spacing w:before="256" w:line="357" w:lineRule="auto"/>
        <w:ind w:left="1209" w:right="144"/>
        <w:rPr>
          <w:sz w:val="24"/>
        </w:rPr>
      </w:pPr>
      <w:r>
        <w:rPr>
          <w:spacing w:val="-2"/>
          <w:w w:val="85"/>
          <w:sz w:val="24"/>
        </w:rPr>
        <w:t xml:space="preserve">En cuanto a la Enumeración debe ser en Arábigo (contenido del informe), todo esto en </w:t>
      </w:r>
      <w:r>
        <w:rPr>
          <w:w w:val="85"/>
          <w:sz w:val="24"/>
        </w:rPr>
        <w:t>la</w:t>
      </w:r>
      <w:r>
        <w:rPr>
          <w:spacing w:val="-7"/>
          <w:w w:val="85"/>
          <w:sz w:val="24"/>
        </w:rPr>
        <w:t xml:space="preserve"> </w:t>
      </w:r>
      <w:r>
        <w:rPr>
          <w:w w:val="85"/>
          <w:sz w:val="24"/>
        </w:rPr>
        <w:t>esquina</w:t>
      </w:r>
      <w:r>
        <w:rPr>
          <w:spacing w:val="-7"/>
          <w:w w:val="85"/>
          <w:sz w:val="24"/>
        </w:rPr>
        <w:t xml:space="preserve"> </w:t>
      </w:r>
      <w:r>
        <w:rPr>
          <w:w w:val="85"/>
          <w:sz w:val="24"/>
        </w:rPr>
        <w:t>inferior</w:t>
      </w:r>
      <w:r>
        <w:rPr>
          <w:spacing w:val="-6"/>
          <w:w w:val="85"/>
          <w:sz w:val="24"/>
        </w:rPr>
        <w:t xml:space="preserve"> </w:t>
      </w:r>
      <w:r>
        <w:rPr>
          <w:w w:val="85"/>
          <w:sz w:val="24"/>
        </w:rPr>
        <w:t>derecha;</w:t>
      </w:r>
      <w:r>
        <w:rPr>
          <w:spacing w:val="-7"/>
          <w:w w:val="85"/>
          <w:sz w:val="24"/>
        </w:rPr>
        <w:t xml:space="preserve"> </w:t>
      </w:r>
      <w:r>
        <w:rPr>
          <w:w w:val="85"/>
          <w:sz w:val="24"/>
        </w:rPr>
        <w:t>la</w:t>
      </w:r>
      <w:r>
        <w:rPr>
          <w:spacing w:val="-7"/>
          <w:w w:val="85"/>
          <w:sz w:val="24"/>
        </w:rPr>
        <w:t xml:space="preserve"> </w:t>
      </w:r>
      <w:r>
        <w:rPr>
          <w:w w:val="85"/>
          <w:sz w:val="24"/>
        </w:rPr>
        <w:t>Carátula</w:t>
      </w:r>
      <w:r>
        <w:rPr>
          <w:spacing w:val="-6"/>
          <w:w w:val="85"/>
          <w:sz w:val="24"/>
        </w:rPr>
        <w:t xml:space="preserve"> </w:t>
      </w:r>
      <w:r>
        <w:rPr>
          <w:w w:val="85"/>
          <w:sz w:val="24"/>
        </w:rPr>
        <w:t>no</w:t>
      </w:r>
      <w:r>
        <w:rPr>
          <w:spacing w:val="-7"/>
          <w:w w:val="85"/>
          <w:sz w:val="24"/>
        </w:rPr>
        <w:t xml:space="preserve"> </w:t>
      </w:r>
      <w:r>
        <w:rPr>
          <w:w w:val="85"/>
          <w:sz w:val="24"/>
        </w:rPr>
        <w:t>va</w:t>
      </w:r>
      <w:r>
        <w:rPr>
          <w:spacing w:val="-7"/>
          <w:w w:val="85"/>
          <w:sz w:val="24"/>
        </w:rPr>
        <w:t xml:space="preserve"> </w:t>
      </w:r>
      <w:r>
        <w:rPr>
          <w:w w:val="85"/>
          <w:sz w:val="24"/>
        </w:rPr>
        <w:t>enumerada.</w:t>
      </w:r>
    </w:p>
    <w:p w14:paraId="23958E5A" w14:textId="77777777" w:rsidR="009A7B0E" w:rsidRDefault="002A395A">
      <w:pPr>
        <w:pStyle w:val="Prrafodelista"/>
        <w:numPr>
          <w:ilvl w:val="0"/>
          <w:numId w:val="2"/>
        </w:numPr>
        <w:tabs>
          <w:tab w:val="left" w:pos="1209"/>
        </w:tabs>
        <w:spacing w:before="122"/>
        <w:ind w:left="1209" w:hanging="359"/>
        <w:rPr>
          <w:sz w:val="24"/>
        </w:rPr>
      </w:pPr>
      <w:r>
        <w:rPr>
          <w:w w:val="80"/>
          <w:sz w:val="24"/>
        </w:rPr>
        <w:t>En</w:t>
      </w:r>
      <w:r>
        <w:rPr>
          <w:spacing w:val="-7"/>
          <w:sz w:val="24"/>
        </w:rPr>
        <w:t xml:space="preserve"> </w:t>
      </w:r>
      <w:r>
        <w:rPr>
          <w:w w:val="80"/>
          <w:sz w:val="24"/>
        </w:rPr>
        <w:t>cuanto</w:t>
      </w:r>
      <w:r>
        <w:rPr>
          <w:spacing w:val="-7"/>
          <w:sz w:val="24"/>
        </w:rPr>
        <w:t xml:space="preserve"> </w:t>
      </w:r>
      <w:r>
        <w:rPr>
          <w:w w:val="80"/>
          <w:sz w:val="24"/>
        </w:rPr>
        <w:t>a</w:t>
      </w:r>
      <w:r>
        <w:rPr>
          <w:spacing w:val="-7"/>
          <w:sz w:val="24"/>
        </w:rPr>
        <w:t xml:space="preserve"> </w:t>
      </w:r>
      <w:r>
        <w:rPr>
          <w:w w:val="80"/>
          <w:sz w:val="24"/>
        </w:rPr>
        <w:t>la</w:t>
      </w:r>
      <w:r>
        <w:rPr>
          <w:spacing w:val="-6"/>
          <w:sz w:val="24"/>
        </w:rPr>
        <w:t xml:space="preserve"> </w:t>
      </w:r>
      <w:r>
        <w:rPr>
          <w:w w:val="80"/>
          <w:sz w:val="24"/>
        </w:rPr>
        <w:t>Norma</w:t>
      </w:r>
      <w:r>
        <w:rPr>
          <w:spacing w:val="-7"/>
          <w:sz w:val="24"/>
        </w:rPr>
        <w:t xml:space="preserve"> </w:t>
      </w:r>
      <w:r>
        <w:rPr>
          <w:w w:val="80"/>
          <w:sz w:val="24"/>
        </w:rPr>
        <w:t>de</w:t>
      </w:r>
      <w:r>
        <w:rPr>
          <w:spacing w:val="-7"/>
          <w:sz w:val="24"/>
        </w:rPr>
        <w:t xml:space="preserve"> </w:t>
      </w:r>
      <w:r>
        <w:rPr>
          <w:w w:val="80"/>
          <w:sz w:val="24"/>
        </w:rPr>
        <w:t>Referencias</w:t>
      </w:r>
      <w:r>
        <w:rPr>
          <w:spacing w:val="-3"/>
          <w:sz w:val="24"/>
        </w:rPr>
        <w:t xml:space="preserve"> </w:t>
      </w:r>
      <w:r>
        <w:rPr>
          <w:w w:val="80"/>
          <w:sz w:val="24"/>
        </w:rPr>
        <w:t>y</w:t>
      </w:r>
      <w:r>
        <w:rPr>
          <w:spacing w:val="-4"/>
          <w:sz w:val="24"/>
        </w:rPr>
        <w:t xml:space="preserve"> </w:t>
      </w:r>
      <w:r>
        <w:rPr>
          <w:w w:val="80"/>
          <w:sz w:val="24"/>
        </w:rPr>
        <w:t>Citas</w:t>
      </w:r>
      <w:r>
        <w:rPr>
          <w:spacing w:val="-10"/>
          <w:sz w:val="24"/>
        </w:rPr>
        <w:t xml:space="preserve"> </w:t>
      </w:r>
      <w:r>
        <w:rPr>
          <w:w w:val="80"/>
          <w:sz w:val="24"/>
        </w:rPr>
        <w:t>Bibliográficas</w:t>
      </w:r>
      <w:r>
        <w:rPr>
          <w:spacing w:val="-2"/>
          <w:sz w:val="24"/>
        </w:rPr>
        <w:t xml:space="preserve"> </w:t>
      </w:r>
      <w:r>
        <w:rPr>
          <w:w w:val="80"/>
          <w:sz w:val="24"/>
        </w:rPr>
        <w:t>de</w:t>
      </w:r>
      <w:r>
        <w:rPr>
          <w:spacing w:val="-7"/>
          <w:sz w:val="24"/>
        </w:rPr>
        <w:t xml:space="preserve"> </w:t>
      </w:r>
      <w:r>
        <w:rPr>
          <w:w w:val="80"/>
          <w:sz w:val="24"/>
        </w:rPr>
        <w:t>ser</w:t>
      </w:r>
      <w:r>
        <w:rPr>
          <w:spacing w:val="-5"/>
          <w:sz w:val="24"/>
        </w:rPr>
        <w:t xml:space="preserve"> </w:t>
      </w:r>
      <w:r>
        <w:rPr>
          <w:spacing w:val="-4"/>
          <w:w w:val="80"/>
          <w:sz w:val="24"/>
        </w:rPr>
        <w:t>APA.</w:t>
      </w:r>
    </w:p>
    <w:p w14:paraId="3B82CCEA" w14:textId="77777777" w:rsidR="009A7B0E" w:rsidRDefault="002A395A">
      <w:pPr>
        <w:pStyle w:val="Prrafodelista"/>
        <w:numPr>
          <w:ilvl w:val="0"/>
          <w:numId w:val="2"/>
        </w:numPr>
        <w:tabs>
          <w:tab w:val="left" w:pos="1209"/>
        </w:tabs>
        <w:spacing w:before="260" w:line="357" w:lineRule="auto"/>
        <w:ind w:left="1209" w:right="143"/>
        <w:rPr>
          <w:sz w:val="24"/>
        </w:rPr>
      </w:pPr>
      <w:r>
        <w:rPr>
          <w:w w:val="85"/>
          <w:sz w:val="24"/>
        </w:rPr>
        <w:t>En</w:t>
      </w:r>
      <w:r>
        <w:rPr>
          <w:spacing w:val="18"/>
          <w:sz w:val="24"/>
        </w:rPr>
        <w:t xml:space="preserve"> </w:t>
      </w:r>
      <w:r>
        <w:rPr>
          <w:w w:val="85"/>
          <w:sz w:val="24"/>
        </w:rPr>
        <w:t>cuanto</w:t>
      </w:r>
      <w:r>
        <w:rPr>
          <w:spacing w:val="18"/>
          <w:sz w:val="24"/>
        </w:rPr>
        <w:t xml:space="preserve"> </w:t>
      </w:r>
      <w:r>
        <w:rPr>
          <w:w w:val="85"/>
          <w:sz w:val="24"/>
        </w:rPr>
        <w:t>a</w:t>
      </w:r>
      <w:r>
        <w:rPr>
          <w:spacing w:val="19"/>
          <w:sz w:val="24"/>
        </w:rPr>
        <w:t xml:space="preserve"> </w:t>
      </w:r>
      <w:r>
        <w:rPr>
          <w:w w:val="85"/>
          <w:sz w:val="24"/>
        </w:rPr>
        <w:t>la</w:t>
      </w:r>
      <w:r>
        <w:rPr>
          <w:spacing w:val="18"/>
          <w:sz w:val="24"/>
        </w:rPr>
        <w:t xml:space="preserve"> </w:t>
      </w:r>
      <w:r>
        <w:rPr>
          <w:w w:val="85"/>
          <w:sz w:val="24"/>
        </w:rPr>
        <w:t>ubicación</w:t>
      </w:r>
      <w:r>
        <w:rPr>
          <w:spacing w:val="18"/>
          <w:sz w:val="24"/>
        </w:rPr>
        <w:t xml:space="preserve"> </w:t>
      </w:r>
      <w:r>
        <w:rPr>
          <w:w w:val="85"/>
          <w:sz w:val="24"/>
        </w:rPr>
        <w:t>del</w:t>
      </w:r>
      <w:r>
        <w:rPr>
          <w:spacing w:val="21"/>
          <w:sz w:val="24"/>
        </w:rPr>
        <w:t xml:space="preserve"> </w:t>
      </w:r>
      <w:r>
        <w:rPr>
          <w:w w:val="85"/>
          <w:sz w:val="24"/>
        </w:rPr>
        <w:t>Formato</w:t>
      </w:r>
      <w:r>
        <w:rPr>
          <w:spacing w:val="19"/>
          <w:sz w:val="24"/>
        </w:rPr>
        <w:t xml:space="preserve"> </w:t>
      </w:r>
      <w:r>
        <w:rPr>
          <w:w w:val="85"/>
          <w:sz w:val="24"/>
        </w:rPr>
        <w:t>(Declaración</w:t>
      </w:r>
      <w:r>
        <w:rPr>
          <w:spacing w:val="18"/>
          <w:sz w:val="24"/>
        </w:rPr>
        <w:t xml:space="preserve"> </w:t>
      </w:r>
      <w:r>
        <w:rPr>
          <w:w w:val="85"/>
          <w:sz w:val="24"/>
        </w:rPr>
        <w:t>Jurada)</w:t>
      </w:r>
      <w:r>
        <w:rPr>
          <w:spacing w:val="19"/>
          <w:sz w:val="24"/>
        </w:rPr>
        <w:t xml:space="preserve"> </w:t>
      </w:r>
      <w:r>
        <w:rPr>
          <w:w w:val="85"/>
          <w:sz w:val="24"/>
        </w:rPr>
        <w:t>va</w:t>
      </w:r>
      <w:r>
        <w:rPr>
          <w:spacing w:val="19"/>
          <w:sz w:val="24"/>
        </w:rPr>
        <w:t xml:space="preserve"> </w:t>
      </w:r>
      <w:r>
        <w:rPr>
          <w:w w:val="85"/>
          <w:sz w:val="24"/>
        </w:rPr>
        <w:t>al</w:t>
      </w:r>
      <w:r>
        <w:rPr>
          <w:spacing w:val="20"/>
          <w:sz w:val="24"/>
        </w:rPr>
        <w:t xml:space="preserve"> </w:t>
      </w:r>
      <w:r>
        <w:rPr>
          <w:w w:val="85"/>
          <w:sz w:val="24"/>
        </w:rPr>
        <w:t>final</w:t>
      </w:r>
      <w:r>
        <w:rPr>
          <w:spacing w:val="19"/>
          <w:sz w:val="24"/>
        </w:rPr>
        <w:t xml:space="preserve"> </w:t>
      </w:r>
      <w:r>
        <w:rPr>
          <w:w w:val="85"/>
          <w:sz w:val="24"/>
        </w:rPr>
        <w:t>del</w:t>
      </w:r>
      <w:r>
        <w:rPr>
          <w:spacing w:val="19"/>
          <w:sz w:val="24"/>
        </w:rPr>
        <w:t xml:space="preserve"> </w:t>
      </w:r>
      <w:r>
        <w:rPr>
          <w:w w:val="85"/>
          <w:sz w:val="24"/>
        </w:rPr>
        <w:t xml:space="preserve">informe </w:t>
      </w:r>
      <w:r>
        <w:rPr>
          <w:spacing w:val="-2"/>
          <w:w w:val="90"/>
          <w:sz w:val="24"/>
        </w:rPr>
        <w:t>debidamente</w:t>
      </w:r>
      <w:r>
        <w:rPr>
          <w:spacing w:val="-5"/>
          <w:w w:val="90"/>
          <w:sz w:val="24"/>
        </w:rPr>
        <w:t xml:space="preserve"> </w:t>
      </w:r>
      <w:r>
        <w:rPr>
          <w:spacing w:val="-2"/>
          <w:w w:val="90"/>
          <w:sz w:val="24"/>
        </w:rPr>
        <w:t>firmado.</w:t>
      </w:r>
    </w:p>
    <w:p w14:paraId="23FC0C05" w14:textId="77777777" w:rsidR="009A7B0E" w:rsidRDefault="002A395A">
      <w:pPr>
        <w:pStyle w:val="Prrafodelista"/>
        <w:numPr>
          <w:ilvl w:val="0"/>
          <w:numId w:val="2"/>
        </w:numPr>
        <w:tabs>
          <w:tab w:val="left" w:pos="1209"/>
        </w:tabs>
        <w:spacing w:before="121" w:line="357" w:lineRule="auto"/>
        <w:ind w:left="1209" w:right="154"/>
        <w:rPr>
          <w:sz w:val="24"/>
        </w:rPr>
      </w:pPr>
      <w:r>
        <w:rPr>
          <w:w w:val="85"/>
          <w:sz w:val="24"/>
        </w:rPr>
        <w:t>En</w:t>
      </w:r>
      <w:r>
        <w:rPr>
          <w:sz w:val="24"/>
        </w:rPr>
        <w:t xml:space="preserve"> </w:t>
      </w:r>
      <w:r>
        <w:rPr>
          <w:w w:val="85"/>
          <w:sz w:val="24"/>
        </w:rPr>
        <w:t>cuanto</w:t>
      </w:r>
      <w:r>
        <w:rPr>
          <w:sz w:val="24"/>
        </w:rPr>
        <w:t xml:space="preserve"> </w:t>
      </w:r>
      <w:r>
        <w:rPr>
          <w:w w:val="85"/>
          <w:sz w:val="24"/>
        </w:rPr>
        <w:t>al</w:t>
      </w:r>
      <w:r>
        <w:rPr>
          <w:sz w:val="24"/>
        </w:rPr>
        <w:t xml:space="preserve"> </w:t>
      </w:r>
      <w:r>
        <w:rPr>
          <w:w w:val="85"/>
          <w:sz w:val="24"/>
        </w:rPr>
        <w:t>Medio</w:t>
      </w:r>
      <w:r>
        <w:rPr>
          <w:sz w:val="24"/>
        </w:rPr>
        <w:t xml:space="preserve"> </w:t>
      </w:r>
      <w:r>
        <w:rPr>
          <w:w w:val="85"/>
          <w:sz w:val="24"/>
        </w:rPr>
        <w:t>Digital:</w:t>
      </w:r>
      <w:r>
        <w:rPr>
          <w:sz w:val="24"/>
        </w:rPr>
        <w:t xml:space="preserve"> </w:t>
      </w:r>
      <w:r>
        <w:rPr>
          <w:w w:val="85"/>
          <w:sz w:val="24"/>
        </w:rPr>
        <w:t>debe</w:t>
      </w:r>
      <w:r>
        <w:rPr>
          <w:sz w:val="24"/>
        </w:rPr>
        <w:t xml:space="preserve"> </w:t>
      </w:r>
      <w:r>
        <w:rPr>
          <w:w w:val="85"/>
          <w:sz w:val="24"/>
        </w:rPr>
        <w:t>ser</w:t>
      </w:r>
      <w:r>
        <w:rPr>
          <w:sz w:val="24"/>
        </w:rPr>
        <w:t xml:space="preserve"> </w:t>
      </w:r>
      <w:r>
        <w:rPr>
          <w:w w:val="85"/>
          <w:sz w:val="24"/>
        </w:rPr>
        <w:t>presentado</w:t>
      </w:r>
      <w:r>
        <w:rPr>
          <w:sz w:val="24"/>
        </w:rPr>
        <w:t xml:space="preserve"> </w:t>
      </w:r>
      <w:r>
        <w:rPr>
          <w:w w:val="85"/>
          <w:sz w:val="24"/>
        </w:rPr>
        <w:t>en</w:t>
      </w:r>
      <w:r>
        <w:rPr>
          <w:sz w:val="24"/>
        </w:rPr>
        <w:t xml:space="preserve"> </w:t>
      </w:r>
      <w:r>
        <w:rPr>
          <w:w w:val="85"/>
          <w:sz w:val="24"/>
        </w:rPr>
        <w:t>un</w:t>
      </w:r>
      <w:r>
        <w:rPr>
          <w:sz w:val="24"/>
        </w:rPr>
        <w:t xml:space="preserve"> </w:t>
      </w:r>
      <w:r>
        <w:rPr>
          <w:w w:val="85"/>
          <w:sz w:val="24"/>
        </w:rPr>
        <w:t>CD/DVD</w:t>
      </w:r>
      <w:r>
        <w:rPr>
          <w:sz w:val="24"/>
        </w:rPr>
        <w:t xml:space="preserve"> </w:t>
      </w:r>
      <w:r>
        <w:rPr>
          <w:w w:val="85"/>
          <w:sz w:val="24"/>
        </w:rPr>
        <w:t>rotulado</w:t>
      </w:r>
      <w:r>
        <w:rPr>
          <w:sz w:val="24"/>
        </w:rPr>
        <w:t xml:space="preserve"> </w:t>
      </w:r>
      <w:r>
        <w:rPr>
          <w:w w:val="85"/>
          <w:sz w:val="24"/>
        </w:rPr>
        <w:t>interna</w:t>
      </w:r>
      <w:r>
        <w:rPr>
          <w:sz w:val="24"/>
        </w:rPr>
        <w:t xml:space="preserve"> </w:t>
      </w:r>
      <w:r>
        <w:rPr>
          <w:w w:val="85"/>
          <w:sz w:val="24"/>
        </w:rPr>
        <w:t>y externamente,</w:t>
      </w:r>
      <w:r>
        <w:rPr>
          <w:spacing w:val="-7"/>
          <w:w w:val="85"/>
          <w:sz w:val="24"/>
        </w:rPr>
        <w:t xml:space="preserve"> </w:t>
      </w:r>
      <w:r>
        <w:rPr>
          <w:w w:val="85"/>
          <w:sz w:val="24"/>
        </w:rPr>
        <w:t>en</w:t>
      </w:r>
      <w:r>
        <w:rPr>
          <w:spacing w:val="-7"/>
          <w:w w:val="85"/>
          <w:sz w:val="24"/>
        </w:rPr>
        <w:t xml:space="preserve"> </w:t>
      </w:r>
      <w:r>
        <w:rPr>
          <w:w w:val="85"/>
          <w:sz w:val="24"/>
        </w:rPr>
        <w:t>formato</w:t>
      </w:r>
      <w:r>
        <w:rPr>
          <w:spacing w:val="-6"/>
          <w:w w:val="85"/>
          <w:sz w:val="24"/>
        </w:rPr>
        <w:t xml:space="preserve"> </w:t>
      </w:r>
      <w:r>
        <w:rPr>
          <w:w w:val="85"/>
          <w:sz w:val="24"/>
        </w:rPr>
        <w:t>PDF</w:t>
      </w:r>
      <w:r>
        <w:rPr>
          <w:spacing w:val="-7"/>
          <w:w w:val="85"/>
          <w:sz w:val="24"/>
        </w:rPr>
        <w:t xml:space="preserve"> </w:t>
      </w:r>
      <w:r>
        <w:rPr>
          <w:w w:val="85"/>
          <w:sz w:val="24"/>
        </w:rPr>
        <w:t>editable,</w:t>
      </w:r>
      <w:r>
        <w:rPr>
          <w:spacing w:val="-7"/>
          <w:w w:val="85"/>
          <w:sz w:val="24"/>
        </w:rPr>
        <w:t xml:space="preserve"> </w:t>
      </w:r>
      <w:r>
        <w:rPr>
          <w:w w:val="85"/>
          <w:sz w:val="24"/>
        </w:rPr>
        <w:t>todo</w:t>
      </w:r>
      <w:r>
        <w:rPr>
          <w:spacing w:val="-6"/>
          <w:w w:val="85"/>
          <w:sz w:val="24"/>
        </w:rPr>
        <w:t xml:space="preserve"> </w:t>
      </w:r>
      <w:r>
        <w:rPr>
          <w:w w:val="85"/>
          <w:sz w:val="24"/>
        </w:rPr>
        <w:t>en</w:t>
      </w:r>
      <w:r>
        <w:rPr>
          <w:spacing w:val="-7"/>
          <w:w w:val="85"/>
          <w:sz w:val="24"/>
        </w:rPr>
        <w:t xml:space="preserve"> </w:t>
      </w:r>
      <w:r>
        <w:rPr>
          <w:w w:val="85"/>
          <w:sz w:val="24"/>
        </w:rPr>
        <w:t>un</w:t>
      </w:r>
      <w:r>
        <w:rPr>
          <w:spacing w:val="-7"/>
          <w:w w:val="85"/>
          <w:sz w:val="24"/>
        </w:rPr>
        <w:t xml:space="preserve"> </w:t>
      </w:r>
      <w:r>
        <w:rPr>
          <w:w w:val="85"/>
          <w:sz w:val="24"/>
        </w:rPr>
        <w:t>único</w:t>
      </w:r>
      <w:r>
        <w:rPr>
          <w:spacing w:val="-7"/>
          <w:w w:val="85"/>
          <w:sz w:val="24"/>
        </w:rPr>
        <w:t xml:space="preserve"> </w:t>
      </w:r>
      <w:r>
        <w:rPr>
          <w:w w:val="85"/>
          <w:sz w:val="24"/>
        </w:rPr>
        <w:t>archivo.</w:t>
      </w:r>
    </w:p>
    <w:p w14:paraId="1765DB95" w14:textId="77777777" w:rsidR="009A7B0E" w:rsidRDefault="002A395A">
      <w:pPr>
        <w:pStyle w:val="Prrafodelista"/>
        <w:numPr>
          <w:ilvl w:val="0"/>
          <w:numId w:val="2"/>
        </w:numPr>
        <w:tabs>
          <w:tab w:val="left" w:pos="1207"/>
          <w:tab w:val="left" w:pos="1209"/>
        </w:tabs>
        <w:spacing w:before="126" w:line="357" w:lineRule="auto"/>
        <w:ind w:left="1209" w:right="149"/>
        <w:rPr>
          <w:sz w:val="24"/>
        </w:rPr>
      </w:pPr>
      <w:r>
        <w:rPr>
          <w:w w:val="80"/>
          <w:sz w:val="24"/>
        </w:rPr>
        <w:t xml:space="preserve">En </w:t>
      </w:r>
      <w:r>
        <w:rPr>
          <w:w w:val="80"/>
          <w:sz w:val="24"/>
        </w:rPr>
        <w:t>cuanto al Medio Físico (Espiralado): debe coincidir absoluta y completamente con el</w:t>
      </w:r>
      <w:r>
        <w:rPr>
          <w:w w:val="90"/>
          <w:sz w:val="24"/>
        </w:rPr>
        <w:t xml:space="preserve"> medio digital.</w:t>
      </w:r>
    </w:p>
    <w:p w14:paraId="39A5ACB6" w14:textId="77777777" w:rsidR="009A7B0E" w:rsidRDefault="009A7B0E">
      <w:pPr>
        <w:pStyle w:val="Textoindependiente"/>
        <w:spacing w:before="8"/>
        <w:rPr>
          <w:rFonts w:ascii="Arial MT"/>
          <w:i w:val="0"/>
        </w:rPr>
      </w:pPr>
    </w:p>
    <w:p w14:paraId="23DF83D5" w14:textId="77777777" w:rsidR="009A7B0E" w:rsidRDefault="002A395A">
      <w:pPr>
        <w:pStyle w:val="Ttulo2"/>
        <w:numPr>
          <w:ilvl w:val="0"/>
          <w:numId w:val="3"/>
        </w:numPr>
        <w:tabs>
          <w:tab w:val="left" w:pos="850"/>
          <w:tab w:val="left" w:pos="860"/>
        </w:tabs>
        <w:spacing w:line="530" w:lineRule="atLeast"/>
        <w:ind w:left="850" w:right="5112" w:hanging="349"/>
      </w:pPr>
      <w:r>
        <w:rPr>
          <w:w w:val="80"/>
          <w:u w:val="single"/>
        </w:rPr>
        <w:t>CONSIDERACIONES</w:t>
      </w:r>
      <w:r>
        <w:rPr>
          <w:u w:val="single"/>
        </w:rPr>
        <w:t xml:space="preserve"> </w:t>
      </w:r>
      <w:r>
        <w:rPr>
          <w:w w:val="80"/>
          <w:u w:val="single"/>
        </w:rPr>
        <w:t>DE FONDO:</w:t>
      </w:r>
      <w:r>
        <w:rPr>
          <w:w w:val="80"/>
        </w:rPr>
        <w:t xml:space="preserve"> </w:t>
      </w:r>
      <w:r>
        <w:rPr>
          <w:spacing w:val="-2"/>
          <w:w w:val="90"/>
        </w:rPr>
        <w:t>CUBIERTA</w:t>
      </w:r>
    </w:p>
    <w:p w14:paraId="50D14151" w14:textId="77777777" w:rsidR="009A7B0E" w:rsidRDefault="002A395A">
      <w:pPr>
        <w:pStyle w:val="Textoindependiente"/>
        <w:spacing w:before="138" w:line="357" w:lineRule="auto"/>
        <w:ind w:left="850"/>
      </w:pPr>
      <w:r>
        <w:rPr>
          <w:w w:val="85"/>
        </w:rPr>
        <w:t>(debe</w:t>
      </w:r>
      <w:r>
        <w:rPr>
          <w:spacing w:val="-6"/>
        </w:rPr>
        <w:t xml:space="preserve"> </w:t>
      </w:r>
      <w:r>
        <w:rPr>
          <w:w w:val="85"/>
        </w:rPr>
        <w:t>estar</w:t>
      </w:r>
      <w:r>
        <w:rPr>
          <w:spacing w:val="-5"/>
        </w:rPr>
        <w:t xml:space="preserve"> </w:t>
      </w:r>
      <w:r>
        <w:rPr>
          <w:w w:val="85"/>
        </w:rPr>
        <w:t>encuadernado</w:t>
      </w:r>
      <w:r>
        <w:rPr>
          <w:spacing w:val="-6"/>
        </w:rPr>
        <w:t xml:space="preserve"> </w:t>
      </w:r>
      <w:r>
        <w:rPr>
          <w:w w:val="85"/>
        </w:rPr>
        <w:t>con</w:t>
      </w:r>
      <w:r>
        <w:rPr>
          <w:spacing w:val="-6"/>
        </w:rPr>
        <w:t xml:space="preserve"> </w:t>
      </w:r>
      <w:r>
        <w:rPr>
          <w:w w:val="85"/>
        </w:rPr>
        <w:t>el</w:t>
      </w:r>
      <w:r>
        <w:rPr>
          <w:spacing w:val="-4"/>
        </w:rPr>
        <w:t xml:space="preserve"> </w:t>
      </w:r>
      <w:r>
        <w:rPr>
          <w:w w:val="85"/>
        </w:rPr>
        <w:t>espiralado</w:t>
      </w:r>
      <w:r>
        <w:rPr>
          <w:spacing w:val="-2"/>
        </w:rPr>
        <w:t xml:space="preserve"> </w:t>
      </w:r>
      <w:r>
        <w:rPr>
          <w:w w:val="85"/>
        </w:rPr>
        <w:t>plastificado</w:t>
      </w:r>
      <w:r>
        <w:rPr>
          <w:spacing w:val="-4"/>
        </w:rPr>
        <w:t xml:space="preserve"> </w:t>
      </w:r>
      <w:r>
        <w:rPr>
          <w:w w:val="85"/>
        </w:rPr>
        <w:t>correspondiente,</w:t>
      </w:r>
      <w:r>
        <w:rPr>
          <w:spacing w:val="-4"/>
        </w:rPr>
        <w:t xml:space="preserve"> </w:t>
      </w:r>
      <w:r>
        <w:rPr>
          <w:w w:val="85"/>
        </w:rPr>
        <w:t>de</w:t>
      </w:r>
      <w:r>
        <w:rPr>
          <w:spacing w:val="-5"/>
        </w:rPr>
        <w:t xml:space="preserve"> </w:t>
      </w:r>
      <w:r>
        <w:rPr>
          <w:w w:val="85"/>
        </w:rPr>
        <w:t xml:space="preserve">preferencia </w:t>
      </w:r>
      <w:r>
        <w:rPr>
          <w:spacing w:val="-2"/>
          <w:w w:val="90"/>
        </w:rPr>
        <w:t>usar</w:t>
      </w:r>
      <w:r>
        <w:rPr>
          <w:spacing w:val="-10"/>
          <w:w w:val="90"/>
        </w:rPr>
        <w:t xml:space="preserve"> </w:t>
      </w:r>
      <w:r>
        <w:rPr>
          <w:spacing w:val="-2"/>
          <w:w w:val="90"/>
        </w:rPr>
        <w:t>color</w:t>
      </w:r>
      <w:r>
        <w:rPr>
          <w:spacing w:val="-8"/>
          <w:w w:val="90"/>
        </w:rPr>
        <w:t xml:space="preserve"> </w:t>
      </w:r>
      <w:r>
        <w:rPr>
          <w:spacing w:val="-2"/>
          <w:w w:val="90"/>
        </w:rPr>
        <w:t>transparente).</w:t>
      </w:r>
    </w:p>
    <w:p w14:paraId="06C3B073" w14:textId="77777777" w:rsidR="009A7B0E" w:rsidRDefault="009A7B0E">
      <w:pPr>
        <w:pStyle w:val="Textoindependiente"/>
        <w:spacing w:before="142"/>
      </w:pPr>
    </w:p>
    <w:p w14:paraId="1C54CE19" w14:textId="77777777" w:rsidR="009A7B0E" w:rsidRDefault="002A395A">
      <w:pPr>
        <w:pStyle w:val="Ttulo2"/>
      </w:pPr>
      <w:r>
        <w:rPr>
          <w:spacing w:val="-2"/>
          <w:w w:val="90"/>
        </w:rPr>
        <w:t>CARÁTULA</w:t>
      </w:r>
    </w:p>
    <w:p w14:paraId="7C734FE6" w14:textId="77777777" w:rsidR="009A7B0E" w:rsidRDefault="002A395A">
      <w:pPr>
        <w:pStyle w:val="Textoindependiente"/>
        <w:spacing w:before="136" w:line="357" w:lineRule="auto"/>
        <w:ind w:left="850"/>
      </w:pPr>
      <w:r>
        <w:rPr>
          <w:w w:val="85"/>
        </w:rPr>
        <w:t>(comprende</w:t>
      </w:r>
      <w:r>
        <w:rPr>
          <w:spacing w:val="24"/>
        </w:rPr>
        <w:t xml:space="preserve"> </w:t>
      </w:r>
      <w:r>
        <w:rPr>
          <w:w w:val="85"/>
        </w:rPr>
        <w:t>el</w:t>
      </w:r>
      <w:r>
        <w:rPr>
          <w:spacing w:val="26"/>
        </w:rPr>
        <w:t xml:space="preserve"> </w:t>
      </w:r>
      <w:r>
        <w:rPr>
          <w:w w:val="85"/>
        </w:rPr>
        <w:t>Logotipo</w:t>
      </w:r>
      <w:r>
        <w:rPr>
          <w:spacing w:val="24"/>
        </w:rPr>
        <w:t xml:space="preserve"> </w:t>
      </w:r>
      <w:r>
        <w:rPr>
          <w:w w:val="85"/>
        </w:rPr>
        <w:t>de</w:t>
      </w:r>
      <w:r>
        <w:rPr>
          <w:spacing w:val="24"/>
        </w:rPr>
        <w:t xml:space="preserve"> </w:t>
      </w:r>
      <w:r>
        <w:rPr>
          <w:w w:val="85"/>
        </w:rPr>
        <w:t>la</w:t>
      </w:r>
      <w:r>
        <w:rPr>
          <w:spacing w:val="24"/>
        </w:rPr>
        <w:t xml:space="preserve"> </w:t>
      </w:r>
      <w:r>
        <w:rPr>
          <w:w w:val="85"/>
        </w:rPr>
        <w:t>Universidad</w:t>
      </w:r>
      <w:r>
        <w:rPr>
          <w:spacing w:val="27"/>
        </w:rPr>
        <w:t xml:space="preserve"> </w:t>
      </w:r>
      <w:r>
        <w:rPr>
          <w:w w:val="85"/>
        </w:rPr>
        <w:t>Nacional</w:t>
      </w:r>
      <w:r>
        <w:rPr>
          <w:spacing w:val="25"/>
        </w:rPr>
        <w:t xml:space="preserve"> </w:t>
      </w:r>
      <w:r>
        <w:rPr>
          <w:w w:val="85"/>
        </w:rPr>
        <w:t>de</w:t>
      </w:r>
      <w:r>
        <w:rPr>
          <w:spacing w:val="24"/>
        </w:rPr>
        <w:t xml:space="preserve"> </w:t>
      </w:r>
      <w:r>
        <w:rPr>
          <w:w w:val="85"/>
        </w:rPr>
        <w:t>Trujillo,</w:t>
      </w:r>
      <w:r>
        <w:rPr>
          <w:spacing w:val="26"/>
        </w:rPr>
        <w:t xml:space="preserve"> </w:t>
      </w:r>
      <w:r>
        <w:rPr>
          <w:w w:val="85"/>
        </w:rPr>
        <w:t>la</w:t>
      </w:r>
      <w:r>
        <w:rPr>
          <w:spacing w:val="24"/>
        </w:rPr>
        <w:t xml:space="preserve"> </w:t>
      </w:r>
      <w:r>
        <w:rPr>
          <w:w w:val="85"/>
        </w:rPr>
        <w:t>Facultad</w:t>
      </w:r>
      <w:r>
        <w:rPr>
          <w:spacing w:val="24"/>
        </w:rPr>
        <w:t xml:space="preserve"> </w:t>
      </w:r>
      <w:r>
        <w:rPr>
          <w:w w:val="85"/>
        </w:rPr>
        <w:t>y</w:t>
      </w:r>
      <w:r>
        <w:rPr>
          <w:spacing w:val="26"/>
        </w:rPr>
        <w:t xml:space="preserve"> </w:t>
      </w:r>
      <w:r>
        <w:rPr>
          <w:w w:val="85"/>
        </w:rPr>
        <w:t>Escuela Profesional,</w:t>
      </w:r>
      <w:r>
        <w:rPr>
          <w:spacing w:val="27"/>
        </w:rPr>
        <w:t xml:space="preserve"> </w:t>
      </w:r>
      <w:r>
        <w:rPr>
          <w:w w:val="85"/>
        </w:rPr>
        <w:t>Título</w:t>
      </w:r>
      <w:r>
        <w:rPr>
          <w:spacing w:val="26"/>
        </w:rPr>
        <w:t xml:space="preserve"> </w:t>
      </w:r>
      <w:r>
        <w:rPr>
          <w:w w:val="85"/>
        </w:rPr>
        <w:t>de</w:t>
      </w:r>
      <w:r>
        <w:rPr>
          <w:spacing w:val="25"/>
        </w:rPr>
        <w:t xml:space="preserve"> </w:t>
      </w:r>
      <w:r>
        <w:rPr>
          <w:w w:val="85"/>
        </w:rPr>
        <w:t>la</w:t>
      </w:r>
      <w:r>
        <w:rPr>
          <w:spacing w:val="27"/>
        </w:rPr>
        <w:t xml:space="preserve"> </w:t>
      </w:r>
      <w:r>
        <w:rPr>
          <w:w w:val="85"/>
        </w:rPr>
        <w:t>Tesis,</w:t>
      </w:r>
      <w:r>
        <w:rPr>
          <w:spacing w:val="28"/>
        </w:rPr>
        <w:t xml:space="preserve"> </w:t>
      </w:r>
      <w:r>
        <w:rPr>
          <w:w w:val="85"/>
        </w:rPr>
        <w:t>Apellidos</w:t>
      </w:r>
      <w:r>
        <w:rPr>
          <w:spacing w:val="28"/>
        </w:rPr>
        <w:t xml:space="preserve"> </w:t>
      </w:r>
      <w:r>
        <w:rPr>
          <w:w w:val="85"/>
        </w:rPr>
        <w:t>y</w:t>
      </w:r>
      <w:r>
        <w:rPr>
          <w:spacing w:val="27"/>
        </w:rPr>
        <w:t xml:space="preserve"> </w:t>
      </w:r>
      <w:r>
        <w:rPr>
          <w:w w:val="85"/>
        </w:rPr>
        <w:t>Nombres</w:t>
      </w:r>
      <w:r>
        <w:rPr>
          <w:spacing w:val="28"/>
        </w:rPr>
        <w:t xml:space="preserve"> </w:t>
      </w:r>
      <w:r>
        <w:rPr>
          <w:w w:val="85"/>
        </w:rPr>
        <w:t>del</w:t>
      </w:r>
      <w:r>
        <w:rPr>
          <w:spacing w:val="27"/>
        </w:rPr>
        <w:t xml:space="preserve"> </w:t>
      </w:r>
      <w:r>
        <w:rPr>
          <w:w w:val="85"/>
        </w:rPr>
        <w:t>Autor(es),</w:t>
      </w:r>
      <w:r>
        <w:rPr>
          <w:spacing w:val="27"/>
        </w:rPr>
        <w:t xml:space="preserve"> </w:t>
      </w:r>
      <w:r>
        <w:rPr>
          <w:w w:val="85"/>
        </w:rPr>
        <w:t>Grado</w:t>
      </w:r>
      <w:r>
        <w:rPr>
          <w:spacing w:val="25"/>
        </w:rPr>
        <w:t xml:space="preserve"> </w:t>
      </w:r>
      <w:r>
        <w:rPr>
          <w:spacing w:val="-2"/>
          <w:w w:val="85"/>
        </w:rPr>
        <w:t>Académico</w:t>
      </w:r>
    </w:p>
    <w:p w14:paraId="6ECD1AF2" w14:textId="77777777" w:rsidR="009A7B0E" w:rsidRDefault="009A7B0E">
      <w:pPr>
        <w:pStyle w:val="Textoindependiente"/>
        <w:spacing w:line="357" w:lineRule="auto"/>
        <w:sectPr w:rsidR="009A7B0E">
          <w:pgSz w:w="11910" w:h="16840"/>
          <w:pgMar w:top="1320" w:right="1275" w:bottom="280" w:left="1559" w:header="720" w:footer="720" w:gutter="0"/>
          <w:cols w:space="720"/>
        </w:sectPr>
      </w:pPr>
    </w:p>
    <w:p w14:paraId="4D8FA170" w14:textId="77777777" w:rsidR="009A7B0E" w:rsidRDefault="002A395A">
      <w:pPr>
        <w:pStyle w:val="Textoindependiente"/>
        <w:spacing w:before="79" w:line="360" w:lineRule="auto"/>
        <w:ind w:left="850" w:right="136"/>
        <w:jc w:val="both"/>
      </w:pPr>
      <w:r>
        <w:rPr>
          <w:w w:val="85"/>
        </w:rPr>
        <w:lastRenderedPageBreak/>
        <w:t>[Doctor,</w:t>
      </w:r>
      <w:r>
        <w:rPr>
          <w:spacing w:val="-7"/>
          <w:w w:val="85"/>
        </w:rPr>
        <w:t xml:space="preserve"> </w:t>
      </w:r>
      <w:r>
        <w:rPr>
          <w:w w:val="85"/>
        </w:rPr>
        <w:t>Maestro</w:t>
      </w:r>
      <w:r>
        <w:rPr>
          <w:spacing w:val="-6"/>
          <w:w w:val="85"/>
        </w:rPr>
        <w:t xml:space="preserve"> </w:t>
      </w:r>
      <w:r>
        <w:rPr>
          <w:w w:val="85"/>
        </w:rPr>
        <w:t>o</w:t>
      </w:r>
      <w:r>
        <w:rPr>
          <w:spacing w:val="-7"/>
          <w:w w:val="85"/>
        </w:rPr>
        <w:t xml:space="preserve"> </w:t>
      </w:r>
      <w:r>
        <w:rPr>
          <w:w w:val="85"/>
        </w:rPr>
        <w:t>su</w:t>
      </w:r>
      <w:r>
        <w:rPr>
          <w:spacing w:val="-4"/>
          <w:w w:val="85"/>
        </w:rPr>
        <w:t xml:space="preserve"> </w:t>
      </w:r>
      <w:r>
        <w:rPr>
          <w:w w:val="85"/>
        </w:rPr>
        <w:t>equivalente</w:t>
      </w:r>
      <w:r>
        <w:rPr>
          <w:spacing w:val="-7"/>
          <w:w w:val="85"/>
        </w:rPr>
        <w:t xml:space="preserve"> </w:t>
      </w:r>
      <w:r>
        <w:rPr>
          <w:w w:val="85"/>
        </w:rPr>
        <w:t>extranjero]</w:t>
      </w:r>
      <w:r>
        <w:rPr>
          <w:spacing w:val="-1"/>
          <w:w w:val="85"/>
        </w:rPr>
        <w:t xml:space="preserve"> </w:t>
      </w:r>
      <w:r>
        <w:rPr>
          <w:w w:val="85"/>
        </w:rPr>
        <w:t>y</w:t>
      </w:r>
      <w:r>
        <w:rPr>
          <w:spacing w:val="-7"/>
          <w:w w:val="85"/>
        </w:rPr>
        <w:t xml:space="preserve"> </w:t>
      </w:r>
      <w:r>
        <w:rPr>
          <w:w w:val="85"/>
        </w:rPr>
        <w:t>Nombre</w:t>
      </w:r>
      <w:r>
        <w:rPr>
          <w:spacing w:val="-6"/>
          <w:w w:val="85"/>
        </w:rPr>
        <w:t xml:space="preserve"> </w:t>
      </w:r>
      <w:r>
        <w:rPr>
          <w:w w:val="85"/>
        </w:rPr>
        <w:t>Completo</w:t>
      </w:r>
      <w:r>
        <w:rPr>
          <w:spacing w:val="-5"/>
          <w:w w:val="85"/>
        </w:rPr>
        <w:t xml:space="preserve"> </w:t>
      </w:r>
      <w:r>
        <w:rPr>
          <w:w w:val="85"/>
        </w:rPr>
        <w:t>del</w:t>
      </w:r>
      <w:r>
        <w:rPr>
          <w:spacing w:val="-5"/>
          <w:w w:val="85"/>
        </w:rPr>
        <w:t xml:space="preserve"> </w:t>
      </w:r>
      <w:r>
        <w:rPr>
          <w:w w:val="85"/>
        </w:rPr>
        <w:t>Asesor,</w:t>
      </w:r>
      <w:r>
        <w:rPr>
          <w:spacing w:val="-4"/>
          <w:w w:val="85"/>
        </w:rPr>
        <w:t xml:space="preserve"> </w:t>
      </w:r>
      <w:r>
        <w:rPr>
          <w:w w:val="85"/>
        </w:rPr>
        <w:t>así</w:t>
      </w:r>
      <w:r>
        <w:rPr>
          <w:spacing w:val="-7"/>
          <w:w w:val="85"/>
        </w:rPr>
        <w:t xml:space="preserve"> </w:t>
      </w:r>
      <w:r>
        <w:rPr>
          <w:w w:val="85"/>
        </w:rPr>
        <w:t>como</w:t>
      </w:r>
      <w:r>
        <w:rPr>
          <w:spacing w:val="-6"/>
          <w:w w:val="85"/>
        </w:rPr>
        <w:t xml:space="preserve"> </w:t>
      </w:r>
      <w:r>
        <w:rPr>
          <w:w w:val="85"/>
        </w:rPr>
        <w:t xml:space="preserve">la </w:t>
      </w:r>
      <w:r>
        <w:rPr>
          <w:w w:val="80"/>
        </w:rPr>
        <w:t>Línea</w:t>
      </w:r>
      <w:r>
        <w:t xml:space="preserve"> </w:t>
      </w:r>
      <w:r>
        <w:rPr>
          <w:w w:val="80"/>
        </w:rPr>
        <w:t>de</w:t>
      </w:r>
      <w:r>
        <w:t xml:space="preserve"> </w:t>
      </w:r>
      <w:r>
        <w:rPr>
          <w:w w:val="80"/>
        </w:rPr>
        <w:t>Investigación</w:t>
      </w:r>
      <w:r>
        <w:t xml:space="preserve"> </w:t>
      </w:r>
      <w:r>
        <w:rPr>
          <w:w w:val="80"/>
        </w:rPr>
        <w:t>del</w:t>
      </w:r>
      <w:r>
        <w:t xml:space="preserve"> </w:t>
      </w:r>
      <w:r>
        <w:rPr>
          <w:w w:val="80"/>
        </w:rPr>
        <w:t>Programa</w:t>
      </w:r>
      <w:r>
        <w:t xml:space="preserve"> </w:t>
      </w:r>
      <w:r>
        <w:rPr>
          <w:w w:val="80"/>
        </w:rPr>
        <w:t>de</w:t>
      </w:r>
      <w:r>
        <w:t xml:space="preserve"> </w:t>
      </w:r>
      <w:r>
        <w:rPr>
          <w:w w:val="80"/>
        </w:rPr>
        <w:t>Estudios</w:t>
      </w:r>
      <w:r>
        <w:t xml:space="preserve"> </w:t>
      </w:r>
      <w:r>
        <w:rPr>
          <w:w w:val="80"/>
        </w:rPr>
        <w:t>de</w:t>
      </w:r>
      <w:r>
        <w:t xml:space="preserve"> </w:t>
      </w:r>
      <w:r>
        <w:rPr>
          <w:w w:val="80"/>
        </w:rPr>
        <w:t>acuerdo</w:t>
      </w:r>
      <w:r>
        <w:t xml:space="preserve"> </w:t>
      </w:r>
      <w:r>
        <w:rPr>
          <w:w w:val="80"/>
        </w:rPr>
        <w:t>al</w:t>
      </w:r>
      <w:r>
        <w:t xml:space="preserve"> </w:t>
      </w:r>
      <w:r>
        <w:rPr>
          <w:w w:val="80"/>
        </w:rPr>
        <w:t>Currículo</w:t>
      </w:r>
      <w:r>
        <w:t xml:space="preserve"> </w:t>
      </w:r>
      <w:r>
        <w:rPr>
          <w:w w:val="80"/>
        </w:rPr>
        <w:t>Reformado</w:t>
      </w:r>
      <w:r>
        <w:t xml:space="preserve"> </w:t>
      </w:r>
      <w:r>
        <w:rPr>
          <w:w w:val="80"/>
        </w:rPr>
        <w:t xml:space="preserve">2018, </w:t>
      </w:r>
      <w:r>
        <w:rPr>
          <w:w w:val="90"/>
        </w:rPr>
        <w:t>la</w:t>
      </w:r>
      <w:r>
        <w:rPr>
          <w:spacing w:val="-3"/>
          <w:w w:val="90"/>
        </w:rPr>
        <w:t xml:space="preserve"> </w:t>
      </w:r>
      <w:r>
        <w:rPr>
          <w:w w:val="90"/>
        </w:rPr>
        <w:t>Ciudad</w:t>
      </w:r>
      <w:r>
        <w:rPr>
          <w:spacing w:val="-3"/>
          <w:w w:val="90"/>
        </w:rPr>
        <w:t xml:space="preserve"> </w:t>
      </w:r>
      <w:r>
        <w:rPr>
          <w:w w:val="90"/>
        </w:rPr>
        <w:t>de</w:t>
      </w:r>
      <w:r>
        <w:rPr>
          <w:spacing w:val="-3"/>
          <w:w w:val="90"/>
        </w:rPr>
        <w:t xml:space="preserve"> </w:t>
      </w:r>
      <w:r>
        <w:rPr>
          <w:w w:val="90"/>
        </w:rPr>
        <w:t>la</w:t>
      </w:r>
      <w:r>
        <w:rPr>
          <w:spacing w:val="-3"/>
          <w:w w:val="90"/>
        </w:rPr>
        <w:t xml:space="preserve"> </w:t>
      </w:r>
      <w:r>
        <w:rPr>
          <w:w w:val="90"/>
        </w:rPr>
        <w:t>Sede</w:t>
      </w:r>
      <w:r>
        <w:rPr>
          <w:spacing w:val="-3"/>
          <w:w w:val="90"/>
        </w:rPr>
        <w:t xml:space="preserve"> </w:t>
      </w:r>
      <w:r>
        <w:rPr>
          <w:w w:val="90"/>
        </w:rPr>
        <w:t>y</w:t>
      </w:r>
      <w:r>
        <w:rPr>
          <w:spacing w:val="-1"/>
          <w:w w:val="90"/>
        </w:rPr>
        <w:t xml:space="preserve"> </w:t>
      </w:r>
      <w:r>
        <w:rPr>
          <w:w w:val="90"/>
        </w:rPr>
        <w:t>el</w:t>
      </w:r>
      <w:r>
        <w:rPr>
          <w:spacing w:val="-2"/>
          <w:w w:val="90"/>
        </w:rPr>
        <w:t xml:space="preserve"> </w:t>
      </w:r>
      <w:r>
        <w:rPr>
          <w:w w:val="90"/>
        </w:rPr>
        <w:t>Año</w:t>
      </w:r>
      <w:r>
        <w:rPr>
          <w:spacing w:val="-3"/>
          <w:w w:val="90"/>
        </w:rPr>
        <w:t xml:space="preserve"> </w:t>
      </w:r>
      <w:r>
        <w:rPr>
          <w:w w:val="90"/>
        </w:rPr>
        <w:t>vigente;</w:t>
      </w:r>
      <w:r>
        <w:rPr>
          <w:spacing w:val="-1"/>
          <w:w w:val="90"/>
        </w:rPr>
        <w:t xml:space="preserve"> </w:t>
      </w:r>
      <w:r>
        <w:rPr>
          <w:w w:val="90"/>
        </w:rPr>
        <w:t>en</w:t>
      </w:r>
      <w:r>
        <w:rPr>
          <w:spacing w:val="-6"/>
          <w:w w:val="90"/>
        </w:rPr>
        <w:t xml:space="preserve"> </w:t>
      </w:r>
      <w:r>
        <w:rPr>
          <w:w w:val="90"/>
        </w:rPr>
        <w:t>cuanto</w:t>
      </w:r>
      <w:r>
        <w:rPr>
          <w:spacing w:val="-3"/>
          <w:w w:val="90"/>
        </w:rPr>
        <w:t xml:space="preserve"> </w:t>
      </w:r>
      <w:r>
        <w:rPr>
          <w:w w:val="90"/>
        </w:rPr>
        <w:t>al</w:t>
      </w:r>
      <w:r>
        <w:rPr>
          <w:spacing w:val="-1"/>
          <w:w w:val="90"/>
        </w:rPr>
        <w:t xml:space="preserve"> </w:t>
      </w:r>
      <w:r>
        <w:rPr>
          <w:w w:val="90"/>
        </w:rPr>
        <w:t>Título</w:t>
      </w:r>
      <w:r>
        <w:rPr>
          <w:spacing w:val="-3"/>
          <w:w w:val="90"/>
        </w:rPr>
        <w:t xml:space="preserve"> </w:t>
      </w:r>
      <w:r>
        <w:rPr>
          <w:w w:val="90"/>
        </w:rPr>
        <w:t>de</w:t>
      </w:r>
      <w:r>
        <w:rPr>
          <w:spacing w:val="-3"/>
          <w:w w:val="90"/>
        </w:rPr>
        <w:t xml:space="preserve"> </w:t>
      </w:r>
      <w:r>
        <w:rPr>
          <w:w w:val="90"/>
        </w:rPr>
        <w:t>la</w:t>
      </w:r>
      <w:r>
        <w:rPr>
          <w:spacing w:val="-2"/>
          <w:w w:val="90"/>
        </w:rPr>
        <w:t xml:space="preserve"> </w:t>
      </w:r>
      <w:r>
        <w:rPr>
          <w:w w:val="90"/>
        </w:rPr>
        <w:t>Tesis</w:t>
      </w:r>
      <w:r>
        <w:rPr>
          <w:spacing w:val="-4"/>
          <w:w w:val="90"/>
        </w:rPr>
        <w:t xml:space="preserve"> </w:t>
      </w:r>
      <w:r>
        <w:rPr>
          <w:w w:val="90"/>
        </w:rPr>
        <w:t>debe</w:t>
      </w:r>
      <w:r>
        <w:rPr>
          <w:spacing w:val="-3"/>
          <w:w w:val="90"/>
        </w:rPr>
        <w:t xml:space="preserve"> </w:t>
      </w:r>
      <w:r>
        <w:rPr>
          <w:w w:val="90"/>
        </w:rPr>
        <w:t>ser</w:t>
      </w:r>
      <w:r>
        <w:rPr>
          <w:spacing w:val="-3"/>
          <w:w w:val="90"/>
        </w:rPr>
        <w:t xml:space="preserve"> </w:t>
      </w:r>
      <w:r>
        <w:rPr>
          <w:w w:val="90"/>
        </w:rPr>
        <w:t xml:space="preserve">claro, </w:t>
      </w:r>
      <w:r>
        <w:rPr>
          <w:w w:val="80"/>
        </w:rPr>
        <w:t xml:space="preserve">conciso, no exceder de 20 palabras y con letra minúscula a excepción de nombres propios o </w:t>
      </w:r>
      <w:r>
        <w:rPr>
          <w:w w:val="85"/>
        </w:rPr>
        <w:t>caracteres</w:t>
      </w:r>
      <w:r>
        <w:rPr>
          <w:spacing w:val="-1"/>
          <w:w w:val="85"/>
        </w:rPr>
        <w:t xml:space="preserve"> </w:t>
      </w:r>
      <w:r>
        <w:rPr>
          <w:w w:val="85"/>
        </w:rPr>
        <w:t>especiales;</w:t>
      </w:r>
      <w:r>
        <w:rPr>
          <w:spacing w:val="-1"/>
          <w:w w:val="85"/>
        </w:rPr>
        <w:t xml:space="preserve"> </w:t>
      </w:r>
      <w:r>
        <w:rPr>
          <w:w w:val="85"/>
        </w:rPr>
        <w:t>en</w:t>
      </w:r>
      <w:r>
        <w:rPr>
          <w:spacing w:val="-3"/>
          <w:w w:val="85"/>
        </w:rPr>
        <w:t xml:space="preserve"> </w:t>
      </w:r>
      <w:r>
        <w:rPr>
          <w:w w:val="85"/>
        </w:rPr>
        <w:t>cuanto</w:t>
      </w:r>
      <w:r>
        <w:rPr>
          <w:spacing w:val="-3"/>
          <w:w w:val="85"/>
        </w:rPr>
        <w:t xml:space="preserve"> </w:t>
      </w:r>
      <w:r>
        <w:rPr>
          <w:w w:val="85"/>
        </w:rPr>
        <w:t>a</w:t>
      </w:r>
      <w:r>
        <w:rPr>
          <w:spacing w:val="-3"/>
          <w:w w:val="85"/>
        </w:rPr>
        <w:t xml:space="preserve"> </w:t>
      </w:r>
      <w:r>
        <w:rPr>
          <w:w w:val="85"/>
        </w:rPr>
        <w:t>los</w:t>
      </w:r>
      <w:r>
        <w:rPr>
          <w:spacing w:val="-1"/>
          <w:w w:val="85"/>
        </w:rPr>
        <w:t xml:space="preserve"> </w:t>
      </w:r>
      <w:r>
        <w:rPr>
          <w:w w:val="85"/>
        </w:rPr>
        <w:t>Apellidos</w:t>
      </w:r>
      <w:r>
        <w:rPr>
          <w:spacing w:val="-1"/>
          <w:w w:val="85"/>
        </w:rPr>
        <w:t xml:space="preserve"> </w:t>
      </w:r>
      <w:r>
        <w:rPr>
          <w:w w:val="85"/>
        </w:rPr>
        <w:t>y</w:t>
      </w:r>
      <w:r>
        <w:rPr>
          <w:spacing w:val="-1"/>
          <w:w w:val="85"/>
        </w:rPr>
        <w:t xml:space="preserve"> </w:t>
      </w:r>
      <w:r>
        <w:rPr>
          <w:w w:val="85"/>
        </w:rPr>
        <w:t>Nombres</w:t>
      </w:r>
      <w:r>
        <w:rPr>
          <w:spacing w:val="-1"/>
          <w:w w:val="85"/>
        </w:rPr>
        <w:t xml:space="preserve"> </w:t>
      </w:r>
      <w:r>
        <w:rPr>
          <w:w w:val="85"/>
        </w:rPr>
        <w:t>de</w:t>
      </w:r>
      <w:r>
        <w:rPr>
          <w:spacing w:val="-3"/>
          <w:w w:val="85"/>
        </w:rPr>
        <w:t xml:space="preserve"> </w:t>
      </w:r>
      <w:r>
        <w:rPr>
          <w:w w:val="85"/>
        </w:rPr>
        <w:t>los</w:t>
      </w:r>
      <w:r>
        <w:rPr>
          <w:spacing w:val="-1"/>
          <w:w w:val="85"/>
        </w:rPr>
        <w:t xml:space="preserve"> </w:t>
      </w:r>
      <w:r>
        <w:rPr>
          <w:w w:val="85"/>
        </w:rPr>
        <w:t>Autor(es),</w:t>
      </w:r>
      <w:r>
        <w:rPr>
          <w:spacing w:val="-1"/>
          <w:w w:val="85"/>
        </w:rPr>
        <w:t xml:space="preserve"> </w:t>
      </w:r>
      <w:r>
        <w:rPr>
          <w:w w:val="85"/>
        </w:rPr>
        <w:t>debe</w:t>
      </w:r>
      <w:r>
        <w:rPr>
          <w:spacing w:val="-3"/>
          <w:w w:val="85"/>
        </w:rPr>
        <w:t xml:space="preserve"> </w:t>
      </w:r>
      <w:r>
        <w:rPr>
          <w:w w:val="85"/>
        </w:rPr>
        <w:t>ser</w:t>
      </w:r>
      <w:r>
        <w:rPr>
          <w:spacing w:val="-3"/>
          <w:w w:val="85"/>
        </w:rPr>
        <w:t xml:space="preserve"> </w:t>
      </w:r>
      <w:r>
        <w:rPr>
          <w:w w:val="85"/>
        </w:rPr>
        <w:t>tal como</w:t>
      </w:r>
      <w:r>
        <w:rPr>
          <w:spacing w:val="-7"/>
          <w:w w:val="85"/>
        </w:rPr>
        <w:t xml:space="preserve"> </w:t>
      </w:r>
      <w:r>
        <w:rPr>
          <w:w w:val="85"/>
        </w:rPr>
        <w:t>se</w:t>
      </w:r>
      <w:r>
        <w:rPr>
          <w:spacing w:val="-7"/>
          <w:w w:val="85"/>
        </w:rPr>
        <w:t xml:space="preserve"> </w:t>
      </w:r>
      <w:r>
        <w:rPr>
          <w:w w:val="85"/>
        </w:rPr>
        <w:t>muestra</w:t>
      </w:r>
      <w:r>
        <w:rPr>
          <w:spacing w:val="-6"/>
          <w:w w:val="85"/>
        </w:rPr>
        <w:t xml:space="preserve"> </w:t>
      </w:r>
      <w:r>
        <w:rPr>
          <w:w w:val="85"/>
        </w:rPr>
        <w:t>en</w:t>
      </w:r>
      <w:r>
        <w:rPr>
          <w:spacing w:val="-7"/>
          <w:w w:val="85"/>
        </w:rPr>
        <w:t xml:space="preserve"> </w:t>
      </w:r>
      <w:r>
        <w:rPr>
          <w:w w:val="85"/>
        </w:rPr>
        <w:t>su</w:t>
      </w:r>
      <w:r>
        <w:rPr>
          <w:spacing w:val="-7"/>
          <w:w w:val="85"/>
        </w:rPr>
        <w:t xml:space="preserve"> </w:t>
      </w:r>
      <w:r>
        <w:rPr>
          <w:w w:val="85"/>
        </w:rPr>
        <w:t>DNI;</w:t>
      </w:r>
      <w:r>
        <w:rPr>
          <w:spacing w:val="-6"/>
          <w:w w:val="85"/>
        </w:rPr>
        <w:t xml:space="preserve"> </w:t>
      </w:r>
      <w:r>
        <w:rPr>
          <w:w w:val="85"/>
        </w:rPr>
        <w:t>en</w:t>
      </w:r>
      <w:r>
        <w:rPr>
          <w:spacing w:val="-7"/>
          <w:w w:val="85"/>
        </w:rPr>
        <w:t xml:space="preserve"> </w:t>
      </w:r>
      <w:r>
        <w:rPr>
          <w:w w:val="85"/>
        </w:rPr>
        <w:t>cuanto</w:t>
      </w:r>
      <w:r>
        <w:rPr>
          <w:spacing w:val="-7"/>
          <w:w w:val="85"/>
        </w:rPr>
        <w:t xml:space="preserve"> </w:t>
      </w:r>
      <w:r>
        <w:rPr>
          <w:w w:val="85"/>
        </w:rPr>
        <w:t>a</w:t>
      </w:r>
      <w:r>
        <w:rPr>
          <w:spacing w:val="-7"/>
          <w:w w:val="85"/>
        </w:rPr>
        <w:t xml:space="preserve"> </w:t>
      </w:r>
      <w:r>
        <w:rPr>
          <w:w w:val="85"/>
        </w:rPr>
        <w:t>los</w:t>
      </w:r>
      <w:r>
        <w:rPr>
          <w:spacing w:val="-6"/>
          <w:w w:val="85"/>
        </w:rPr>
        <w:t xml:space="preserve"> </w:t>
      </w:r>
      <w:r>
        <w:rPr>
          <w:w w:val="85"/>
        </w:rPr>
        <w:t>Apellidos</w:t>
      </w:r>
      <w:r>
        <w:rPr>
          <w:spacing w:val="-7"/>
          <w:w w:val="85"/>
        </w:rPr>
        <w:t xml:space="preserve"> </w:t>
      </w:r>
      <w:r>
        <w:rPr>
          <w:w w:val="85"/>
        </w:rPr>
        <w:t>y</w:t>
      </w:r>
      <w:r>
        <w:rPr>
          <w:spacing w:val="-1"/>
          <w:w w:val="85"/>
        </w:rPr>
        <w:t xml:space="preserve"> </w:t>
      </w:r>
      <w:r>
        <w:rPr>
          <w:w w:val="85"/>
        </w:rPr>
        <w:t>Nombres</w:t>
      </w:r>
      <w:r>
        <w:rPr>
          <w:spacing w:val="-5"/>
          <w:w w:val="85"/>
        </w:rPr>
        <w:t xml:space="preserve"> </w:t>
      </w:r>
      <w:r>
        <w:rPr>
          <w:w w:val="85"/>
        </w:rPr>
        <w:t>del</w:t>
      </w:r>
      <w:r>
        <w:rPr>
          <w:spacing w:val="-6"/>
          <w:w w:val="85"/>
        </w:rPr>
        <w:t xml:space="preserve"> </w:t>
      </w:r>
      <w:r>
        <w:rPr>
          <w:w w:val="85"/>
        </w:rPr>
        <w:t>Asesor,</w:t>
      </w:r>
      <w:r>
        <w:rPr>
          <w:spacing w:val="-4"/>
          <w:w w:val="85"/>
        </w:rPr>
        <w:t xml:space="preserve"> </w:t>
      </w:r>
      <w:r>
        <w:rPr>
          <w:w w:val="85"/>
        </w:rPr>
        <w:t>d</w:t>
      </w:r>
      <w:r>
        <w:rPr>
          <w:w w:val="85"/>
        </w:rPr>
        <w:t>ebe</w:t>
      </w:r>
      <w:r>
        <w:rPr>
          <w:spacing w:val="-7"/>
          <w:w w:val="85"/>
        </w:rPr>
        <w:t xml:space="preserve"> </w:t>
      </w:r>
      <w:r>
        <w:rPr>
          <w:w w:val="85"/>
        </w:rPr>
        <w:t>ser</w:t>
      </w:r>
      <w:r>
        <w:rPr>
          <w:spacing w:val="-7"/>
          <w:w w:val="85"/>
        </w:rPr>
        <w:t xml:space="preserve"> </w:t>
      </w:r>
      <w:r>
        <w:rPr>
          <w:w w:val="85"/>
        </w:rPr>
        <w:t>tal como</w:t>
      </w:r>
      <w:r>
        <w:rPr>
          <w:spacing w:val="-7"/>
          <w:w w:val="85"/>
        </w:rPr>
        <w:t xml:space="preserve"> </w:t>
      </w:r>
      <w:r>
        <w:rPr>
          <w:w w:val="85"/>
        </w:rPr>
        <w:t>se</w:t>
      </w:r>
      <w:r>
        <w:rPr>
          <w:spacing w:val="-7"/>
          <w:w w:val="85"/>
        </w:rPr>
        <w:t xml:space="preserve"> </w:t>
      </w:r>
      <w:r>
        <w:rPr>
          <w:w w:val="85"/>
        </w:rPr>
        <w:t>muestra</w:t>
      </w:r>
      <w:r>
        <w:rPr>
          <w:spacing w:val="-6"/>
          <w:w w:val="85"/>
        </w:rPr>
        <w:t xml:space="preserve"> </w:t>
      </w:r>
      <w:r>
        <w:rPr>
          <w:w w:val="85"/>
        </w:rPr>
        <w:t>en</w:t>
      </w:r>
      <w:r>
        <w:rPr>
          <w:spacing w:val="-7"/>
          <w:w w:val="85"/>
        </w:rPr>
        <w:t xml:space="preserve"> </w:t>
      </w:r>
      <w:r>
        <w:rPr>
          <w:w w:val="85"/>
        </w:rPr>
        <w:t>su</w:t>
      </w:r>
      <w:r>
        <w:rPr>
          <w:spacing w:val="-7"/>
          <w:w w:val="85"/>
        </w:rPr>
        <w:t xml:space="preserve"> </w:t>
      </w:r>
      <w:r>
        <w:rPr>
          <w:w w:val="85"/>
        </w:rPr>
        <w:t>DNI;</w:t>
      </w:r>
      <w:r>
        <w:rPr>
          <w:spacing w:val="-6"/>
          <w:w w:val="85"/>
        </w:rPr>
        <w:t xml:space="preserve"> </w:t>
      </w:r>
      <w:r>
        <w:rPr>
          <w:w w:val="85"/>
        </w:rPr>
        <w:t>en</w:t>
      </w:r>
      <w:r>
        <w:rPr>
          <w:spacing w:val="-7"/>
          <w:w w:val="85"/>
        </w:rPr>
        <w:t xml:space="preserve"> </w:t>
      </w:r>
      <w:r>
        <w:rPr>
          <w:w w:val="85"/>
        </w:rPr>
        <w:t>cuanto</w:t>
      </w:r>
      <w:r>
        <w:rPr>
          <w:spacing w:val="-7"/>
          <w:w w:val="85"/>
        </w:rPr>
        <w:t xml:space="preserve"> </w:t>
      </w:r>
      <w:r>
        <w:rPr>
          <w:w w:val="85"/>
        </w:rPr>
        <w:t>a</w:t>
      </w:r>
      <w:r>
        <w:rPr>
          <w:spacing w:val="-7"/>
          <w:w w:val="85"/>
        </w:rPr>
        <w:t xml:space="preserve"> </w:t>
      </w:r>
      <w:r>
        <w:rPr>
          <w:w w:val="85"/>
        </w:rPr>
        <w:t>La</w:t>
      </w:r>
      <w:r>
        <w:rPr>
          <w:spacing w:val="-3"/>
          <w:w w:val="85"/>
        </w:rPr>
        <w:t xml:space="preserve"> </w:t>
      </w:r>
      <w:r>
        <w:rPr>
          <w:w w:val="85"/>
        </w:rPr>
        <w:t>Línea</w:t>
      </w:r>
      <w:r>
        <w:rPr>
          <w:spacing w:val="-7"/>
          <w:w w:val="85"/>
        </w:rPr>
        <w:t xml:space="preserve"> </w:t>
      </w:r>
      <w:r>
        <w:rPr>
          <w:w w:val="85"/>
        </w:rPr>
        <w:t>de</w:t>
      </w:r>
      <w:r>
        <w:rPr>
          <w:spacing w:val="-7"/>
          <w:w w:val="85"/>
        </w:rPr>
        <w:t xml:space="preserve"> </w:t>
      </w:r>
      <w:r>
        <w:rPr>
          <w:w w:val="85"/>
        </w:rPr>
        <w:t>Investigación</w:t>
      </w:r>
      <w:r>
        <w:rPr>
          <w:spacing w:val="-6"/>
          <w:w w:val="85"/>
        </w:rPr>
        <w:t xml:space="preserve"> </w:t>
      </w:r>
      <w:r>
        <w:rPr>
          <w:w w:val="85"/>
        </w:rPr>
        <w:t>puede</w:t>
      </w:r>
      <w:r>
        <w:rPr>
          <w:spacing w:val="-7"/>
          <w:w w:val="85"/>
        </w:rPr>
        <w:t xml:space="preserve"> </w:t>
      </w:r>
      <w:r>
        <w:rPr>
          <w:w w:val="85"/>
        </w:rPr>
        <w:t>ser</w:t>
      </w:r>
      <w:r>
        <w:rPr>
          <w:spacing w:val="-7"/>
          <w:w w:val="85"/>
        </w:rPr>
        <w:t xml:space="preserve"> </w:t>
      </w:r>
      <w:r>
        <w:rPr>
          <w:w w:val="85"/>
        </w:rPr>
        <w:t>[Gestión</w:t>
      </w:r>
      <w:r>
        <w:rPr>
          <w:spacing w:val="-6"/>
          <w:w w:val="85"/>
        </w:rPr>
        <w:t xml:space="preserve"> </w:t>
      </w:r>
      <w:r>
        <w:rPr>
          <w:w w:val="85"/>
        </w:rPr>
        <w:t xml:space="preserve">de </w:t>
      </w:r>
      <w:r>
        <w:rPr>
          <w:w w:val="90"/>
        </w:rPr>
        <w:t>Gobierno</w:t>
      </w:r>
      <w:r>
        <w:rPr>
          <w:spacing w:val="-5"/>
          <w:w w:val="90"/>
        </w:rPr>
        <w:t xml:space="preserve"> </w:t>
      </w:r>
      <w:r>
        <w:rPr>
          <w:w w:val="90"/>
        </w:rPr>
        <w:t>y</w:t>
      </w:r>
      <w:r>
        <w:rPr>
          <w:spacing w:val="-3"/>
          <w:w w:val="90"/>
        </w:rPr>
        <w:t xml:space="preserve"> </w:t>
      </w:r>
      <w:r>
        <w:rPr>
          <w:w w:val="90"/>
        </w:rPr>
        <w:t>Servicios</w:t>
      </w:r>
      <w:r>
        <w:rPr>
          <w:spacing w:val="-4"/>
          <w:w w:val="90"/>
        </w:rPr>
        <w:t xml:space="preserve"> </w:t>
      </w:r>
      <w:r>
        <w:rPr>
          <w:w w:val="90"/>
        </w:rPr>
        <w:t>de</w:t>
      </w:r>
      <w:r>
        <w:rPr>
          <w:spacing w:val="-6"/>
          <w:w w:val="90"/>
        </w:rPr>
        <w:t xml:space="preserve"> </w:t>
      </w:r>
      <w:r>
        <w:rPr>
          <w:w w:val="90"/>
        </w:rPr>
        <w:t>TIC,</w:t>
      </w:r>
      <w:r>
        <w:rPr>
          <w:spacing w:val="-3"/>
          <w:w w:val="90"/>
        </w:rPr>
        <w:t xml:space="preserve"> </w:t>
      </w:r>
      <w:r>
        <w:rPr>
          <w:w w:val="90"/>
        </w:rPr>
        <w:t>Gestión</w:t>
      </w:r>
      <w:r>
        <w:rPr>
          <w:spacing w:val="-6"/>
          <w:w w:val="90"/>
        </w:rPr>
        <w:t xml:space="preserve"> </w:t>
      </w:r>
      <w:r>
        <w:rPr>
          <w:w w:val="90"/>
        </w:rPr>
        <w:t>de</w:t>
      </w:r>
      <w:r>
        <w:rPr>
          <w:spacing w:val="-6"/>
          <w:w w:val="90"/>
        </w:rPr>
        <w:t xml:space="preserve"> </w:t>
      </w:r>
      <w:r>
        <w:rPr>
          <w:w w:val="90"/>
        </w:rPr>
        <w:t>Proyectos</w:t>
      </w:r>
      <w:r>
        <w:rPr>
          <w:spacing w:val="-4"/>
          <w:w w:val="90"/>
        </w:rPr>
        <w:t xml:space="preserve"> </w:t>
      </w:r>
      <w:r>
        <w:rPr>
          <w:w w:val="90"/>
        </w:rPr>
        <w:t>de</w:t>
      </w:r>
      <w:r>
        <w:rPr>
          <w:spacing w:val="-6"/>
          <w:w w:val="90"/>
        </w:rPr>
        <w:t xml:space="preserve"> </w:t>
      </w:r>
      <w:r>
        <w:rPr>
          <w:w w:val="90"/>
        </w:rPr>
        <w:t>TIC,</w:t>
      </w:r>
      <w:r>
        <w:rPr>
          <w:spacing w:val="-4"/>
          <w:w w:val="90"/>
        </w:rPr>
        <w:t xml:space="preserve"> </w:t>
      </w:r>
      <w:r>
        <w:rPr>
          <w:w w:val="90"/>
        </w:rPr>
        <w:t>Gestión</w:t>
      </w:r>
      <w:r>
        <w:rPr>
          <w:spacing w:val="-6"/>
          <w:w w:val="90"/>
        </w:rPr>
        <w:t xml:space="preserve"> </w:t>
      </w:r>
      <w:r>
        <w:rPr>
          <w:w w:val="90"/>
        </w:rPr>
        <w:t>de</w:t>
      </w:r>
      <w:r>
        <w:rPr>
          <w:spacing w:val="-6"/>
          <w:w w:val="90"/>
        </w:rPr>
        <w:t xml:space="preserve"> </w:t>
      </w:r>
      <w:r>
        <w:rPr>
          <w:w w:val="90"/>
        </w:rPr>
        <w:t>Desarrollo</w:t>
      </w:r>
      <w:r>
        <w:rPr>
          <w:spacing w:val="-3"/>
          <w:w w:val="90"/>
        </w:rPr>
        <w:t xml:space="preserve"> </w:t>
      </w:r>
      <w:r>
        <w:rPr>
          <w:w w:val="90"/>
        </w:rPr>
        <w:t xml:space="preserve">de </w:t>
      </w:r>
      <w:r>
        <w:rPr>
          <w:w w:val="85"/>
        </w:rPr>
        <w:t xml:space="preserve">Software, Gestión de Infraestructura y Comunicaciones, Gestión de la </w:t>
      </w:r>
      <w:r>
        <w:rPr>
          <w:w w:val="85"/>
        </w:rPr>
        <w:t>Seguridad de la Información];</w:t>
      </w:r>
      <w:r>
        <w:rPr>
          <w:spacing w:val="-4"/>
          <w:w w:val="85"/>
        </w:rPr>
        <w:t xml:space="preserve"> </w:t>
      </w:r>
      <w:r>
        <w:rPr>
          <w:w w:val="85"/>
        </w:rPr>
        <w:t>en</w:t>
      </w:r>
      <w:r>
        <w:rPr>
          <w:spacing w:val="-5"/>
          <w:w w:val="85"/>
        </w:rPr>
        <w:t xml:space="preserve"> </w:t>
      </w:r>
      <w:r>
        <w:rPr>
          <w:w w:val="85"/>
        </w:rPr>
        <w:t>cuanto</w:t>
      </w:r>
      <w:r>
        <w:rPr>
          <w:spacing w:val="-5"/>
          <w:w w:val="85"/>
        </w:rPr>
        <w:t xml:space="preserve"> </w:t>
      </w:r>
      <w:r>
        <w:rPr>
          <w:w w:val="85"/>
        </w:rPr>
        <w:t>a</w:t>
      </w:r>
      <w:r>
        <w:rPr>
          <w:spacing w:val="-5"/>
          <w:w w:val="85"/>
        </w:rPr>
        <w:t xml:space="preserve"> </w:t>
      </w:r>
      <w:r>
        <w:rPr>
          <w:w w:val="85"/>
        </w:rPr>
        <w:t>la</w:t>
      </w:r>
      <w:r>
        <w:rPr>
          <w:spacing w:val="-7"/>
          <w:w w:val="85"/>
        </w:rPr>
        <w:t xml:space="preserve"> </w:t>
      </w:r>
      <w:r>
        <w:rPr>
          <w:w w:val="85"/>
        </w:rPr>
        <w:t>Ciudad</w:t>
      </w:r>
      <w:r>
        <w:rPr>
          <w:spacing w:val="-5"/>
          <w:w w:val="85"/>
        </w:rPr>
        <w:t xml:space="preserve"> </w:t>
      </w:r>
      <w:r>
        <w:rPr>
          <w:w w:val="85"/>
        </w:rPr>
        <w:t>puede</w:t>
      </w:r>
      <w:r>
        <w:rPr>
          <w:spacing w:val="-5"/>
          <w:w w:val="85"/>
        </w:rPr>
        <w:t xml:space="preserve"> </w:t>
      </w:r>
      <w:r>
        <w:rPr>
          <w:w w:val="85"/>
        </w:rPr>
        <w:t>ser</w:t>
      </w:r>
      <w:r>
        <w:rPr>
          <w:spacing w:val="-5"/>
          <w:w w:val="85"/>
        </w:rPr>
        <w:t xml:space="preserve"> </w:t>
      </w:r>
      <w:r>
        <w:rPr>
          <w:w w:val="85"/>
        </w:rPr>
        <w:t>[Trujillo,</w:t>
      </w:r>
      <w:r>
        <w:rPr>
          <w:spacing w:val="-3"/>
          <w:w w:val="85"/>
        </w:rPr>
        <w:t xml:space="preserve"> </w:t>
      </w:r>
      <w:r>
        <w:rPr>
          <w:w w:val="85"/>
        </w:rPr>
        <w:t>Guadalupe</w:t>
      </w:r>
      <w:r>
        <w:rPr>
          <w:spacing w:val="-5"/>
          <w:w w:val="85"/>
        </w:rPr>
        <w:t xml:space="preserve"> </w:t>
      </w:r>
      <w:r>
        <w:rPr>
          <w:w w:val="85"/>
        </w:rPr>
        <w:t>u</w:t>
      </w:r>
      <w:r>
        <w:rPr>
          <w:spacing w:val="-1"/>
          <w:w w:val="85"/>
        </w:rPr>
        <w:t xml:space="preserve"> </w:t>
      </w:r>
      <w:r>
        <w:rPr>
          <w:w w:val="85"/>
        </w:rPr>
        <w:t>otra</w:t>
      </w:r>
      <w:r>
        <w:rPr>
          <w:spacing w:val="-4"/>
          <w:w w:val="85"/>
        </w:rPr>
        <w:t xml:space="preserve"> </w:t>
      </w:r>
      <w:r>
        <w:rPr>
          <w:w w:val="85"/>
        </w:rPr>
        <w:t>Ciudad</w:t>
      </w:r>
      <w:r>
        <w:rPr>
          <w:spacing w:val="-5"/>
          <w:w w:val="85"/>
        </w:rPr>
        <w:t xml:space="preserve"> </w:t>
      </w:r>
      <w:r>
        <w:rPr>
          <w:w w:val="85"/>
        </w:rPr>
        <w:t>de</w:t>
      </w:r>
      <w:r>
        <w:rPr>
          <w:spacing w:val="-4"/>
          <w:w w:val="85"/>
        </w:rPr>
        <w:t xml:space="preserve"> </w:t>
      </w:r>
      <w:r>
        <w:rPr>
          <w:w w:val="85"/>
        </w:rPr>
        <w:t xml:space="preserve">Sede </w:t>
      </w:r>
      <w:r>
        <w:rPr>
          <w:spacing w:val="-2"/>
          <w:w w:val="90"/>
        </w:rPr>
        <w:t>Descentralizada].</w:t>
      </w:r>
    </w:p>
    <w:p w14:paraId="1A311257" w14:textId="77777777" w:rsidR="009A7B0E" w:rsidRDefault="009A7B0E">
      <w:pPr>
        <w:pStyle w:val="Textoindependiente"/>
        <w:spacing w:before="131"/>
      </w:pPr>
    </w:p>
    <w:p w14:paraId="67996679" w14:textId="77777777" w:rsidR="009A7B0E" w:rsidRDefault="002A395A">
      <w:pPr>
        <w:pStyle w:val="Ttulo2"/>
      </w:pPr>
      <w:r>
        <w:rPr>
          <w:w w:val="80"/>
        </w:rPr>
        <w:t>JURADO</w:t>
      </w:r>
      <w:r>
        <w:rPr>
          <w:spacing w:val="-2"/>
        </w:rPr>
        <w:t xml:space="preserve"> </w:t>
      </w:r>
      <w:r>
        <w:rPr>
          <w:spacing w:val="-2"/>
          <w:w w:val="90"/>
        </w:rPr>
        <w:t>DICTAMINADOR</w:t>
      </w:r>
    </w:p>
    <w:p w14:paraId="02FD2C1E" w14:textId="77777777" w:rsidR="009A7B0E" w:rsidRDefault="002A395A">
      <w:pPr>
        <w:pStyle w:val="Textoindependiente"/>
        <w:spacing w:before="137" w:line="360" w:lineRule="auto"/>
        <w:ind w:left="850" w:right="138"/>
        <w:jc w:val="both"/>
      </w:pPr>
      <w:r>
        <w:rPr>
          <w:w w:val="85"/>
        </w:rPr>
        <w:t xml:space="preserve">(está conformado por tres profesores del Departamento de Ingeniería de Sistemas como </w:t>
      </w:r>
      <w:r>
        <w:rPr>
          <w:w w:val="80"/>
        </w:rPr>
        <w:t>sigue:</w:t>
      </w:r>
      <w:r>
        <w:t xml:space="preserve"> </w:t>
      </w:r>
      <w:r>
        <w:rPr>
          <w:w w:val="80"/>
        </w:rPr>
        <w:t>un</w:t>
      </w:r>
      <w:r>
        <w:t xml:space="preserve"> </w:t>
      </w:r>
      <w:r>
        <w:rPr>
          <w:w w:val="80"/>
        </w:rPr>
        <w:t>docente</w:t>
      </w:r>
      <w:r>
        <w:t xml:space="preserve"> </w:t>
      </w:r>
      <w:r>
        <w:rPr>
          <w:w w:val="80"/>
        </w:rPr>
        <w:t>General/Especialista,</w:t>
      </w:r>
      <w:r>
        <w:t xml:space="preserve"> </w:t>
      </w:r>
      <w:r>
        <w:rPr>
          <w:w w:val="80"/>
        </w:rPr>
        <w:t>un</w:t>
      </w:r>
      <w:r>
        <w:t xml:space="preserve"> </w:t>
      </w:r>
      <w:r>
        <w:rPr>
          <w:w w:val="80"/>
        </w:rPr>
        <w:t>docente</w:t>
      </w:r>
      <w:r>
        <w:t xml:space="preserve"> </w:t>
      </w:r>
      <w:r>
        <w:rPr>
          <w:w w:val="80"/>
        </w:rPr>
        <w:t>Especialista</w:t>
      </w:r>
      <w:r>
        <w:t xml:space="preserve"> </w:t>
      </w:r>
      <w:r>
        <w:rPr>
          <w:w w:val="80"/>
        </w:rPr>
        <w:t>y</w:t>
      </w:r>
      <w:r>
        <w:t xml:space="preserve"> </w:t>
      </w:r>
      <w:r>
        <w:rPr>
          <w:w w:val="80"/>
        </w:rPr>
        <w:t>un</w:t>
      </w:r>
      <w:r>
        <w:t xml:space="preserve"> </w:t>
      </w:r>
      <w:r>
        <w:rPr>
          <w:w w:val="80"/>
        </w:rPr>
        <w:t>docente</w:t>
      </w:r>
      <w:r>
        <w:t xml:space="preserve"> </w:t>
      </w:r>
      <w:r>
        <w:rPr>
          <w:w w:val="80"/>
        </w:rPr>
        <w:t xml:space="preserve">Metodólogo; </w:t>
      </w:r>
      <w:r>
        <w:rPr>
          <w:w w:val="85"/>
        </w:rPr>
        <w:t>en</w:t>
      </w:r>
      <w:r>
        <w:rPr>
          <w:spacing w:val="-6"/>
          <w:w w:val="85"/>
        </w:rPr>
        <w:t xml:space="preserve"> </w:t>
      </w:r>
      <w:r>
        <w:rPr>
          <w:w w:val="85"/>
        </w:rPr>
        <w:t>el</w:t>
      </w:r>
      <w:r>
        <w:rPr>
          <w:spacing w:val="-5"/>
          <w:w w:val="85"/>
        </w:rPr>
        <w:t xml:space="preserve"> </w:t>
      </w:r>
      <w:r>
        <w:rPr>
          <w:w w:val="85"/>
        </w:rPr>
        <w:t>rol</w:t>
      </w:r>
      <w:r>
        <w:rPr>
          <w:spacing w:val="-5"/>
          <w:w w:val="85"/>
        </w:rPr>
        <w:t xml:space="preserve"> </w:t>
      </w:r>
      <w:r>
        <w:rPr>
          <w:w w:val="85"/>
        </w:rPr>
        <w:t>de</w:t>
      </w:r>
      <w:r>
        <w:rPr>
          <w:spacing w:val="-6"/>
          <w:w w:val="85"/>
        </w:rPr>
        <w:t xml:space="preserve"> </w:t>
      </w:r>
      <w:proofErr w:type="gramStart"/>
      <w:r>
        <w:rPr>
          <w:w w:val="85"/>
        </w:rPr>
        <w:t>Presidente</w:t>
      </w:r>
      <w:proofErr w:type="gramEnd"/>
      <w:r>
        <w:rPr>
          <w:spacing w:val="-4"/>
          <w:w w:val="85"/>
        </w:rPr>
        <w:t xml:space="preserve"> </w:t>
      </w:r>
      <w:r>
        <w:rPr>
          <w:w w:val="85"/>
        </w:rPr>
        <w:t>se</w:t>
      </w:r>
      <w:r>
        <w:rPr>
          <w:spacing w:val="-6"/>
          <w:w w:val="85"/>
        </w:rPr>
        <w:t xml:space="preserve"> </w:t>
      </w:r>
      <w:r>
        <w:rPr>
          <w:w w:val="85"/>
        </w:rPr>
        <w:t>tiene</w:t>
      </w:r>
      <w:r>
        <w:rPr>
          <w:spacing w:val="-5"/>
          <w:w w:val="85"/>
        </w:rPr>
        <w:t xml:space="preserve"> </w:t>
      </w:r>
      <w:r>
        <w:rPr>
          <w:w w:val="85"/>
        </w:rPr>
        <w:t>al</w:t>
      </w:r>
      <w:r>
        <w:rPr>
          <w:spacing w:val="-5"/>
          <w:w w:val="85"/>
        </w:rPr>
        <w:t xml:space="preserve"> </w:t>
      </w:r>
      <w:r>
        <w:rPr>
          <w:w w:val="85"/>
        </w:rPr>
        <w:t>docente</w:t>
      </w:r>
      <w:r>
        <w:rPr>
          <w:spacing w:val="-5"/>
          <w:w w:val="85"/>
        </w:rPr>
        <w:t xml:space="preserve"> </w:t>
      </w:r>
      <w:r>
        <w:rPr>
          <w:w w:val="85"/>
        </w:rPr>
        <w:t>General/Especialista,</w:t>
      </w:r>
      <w:r>
        <w:rPr>
          <w:spacing w:val="-4"/>
          <w:w w:val="85"/>
        </w:rPr>
        <w:t xml:space="preserve"> </w:t>
      </w:r>
      <w:r>
        <w:rPr>
          <w:w w:val="85"/>
        </w:rPr>
        <w:t>en</w:t>
      </w:r>
      <w:r>
        <w:rPr>
          <w:spacing w:val="-6"/>
          <w:w w:val="85"/>
        </w:rPr>
        <w:t xml:space="preserve"> </w:t>
      </w:r>
      <w:r>
        <w:rPr>
          <w:w w:val="85"/>
        </w:rPr>
        <w:t>el</w:t>
      </w:r>
      <w:r>
        <w:rPr>
          <w:spacing w:val="-5"/>
          <w:w w:val="85"/>
        </w:rPr>
        <w:t xml:space="preserve"> </w:t>
      </w:r>
      <w:r>
        <w:rPr>
          <w:w w:val="85"/>
        </w:rPr>
        <w:t>rol</w:t>
      </w:r>
      <w:r>
        <w:rPr>
          <w:spacing w:val="-5"/>
          <w:w w:val="85"/>
        </w:rPr>
        <w:t xml:space="preserve"> </w:t>
      </w:r>
      <w:r>
        <w:rPr>
          <w:w w:val="85"/>
        </w:rPr>
        <w:t>de</w:t>
      </w:r>
      <w:r>
        <w:rPr>
          <w:spacing w:val="-6"/>
          <w:w w:val="85"/>
        </w:rPr>
        <w:t xml:space="preserve"> </w:t>
      </w:r>
      <w:r>
        <w:rPr>
          <w:w w:val="85"/>
        </w:rPr>
        <w:t>Sec</w:t>
      </w:r>
      <w:r>
        <w:rPr>
          <w:w w:val="85"/>
        </w:rPr>
        <w:t>retario</w:t>
      </w:r>
      <w:r>
        <w:rPr>
          <w:spacing w:val="-6"/>
          <w:w w:val="85"/>
        </w:rPr>
        <w:t xml:space="preserve"> </w:t>
      </w:r>
      <w:r>
        <w:rPr>
          <w:w w:val="85"/>
        </w:rPr>
        <w:t xml:space="preserve">se </w:t>
      </w:r>
      <w:r>
        <w:rPr>
          <w:w w:val="80"/>
        </w:rPr>
        <w:t>tiene al docente Metodólogo y en el rol de Vocal se tiene al docente Especialista, quién es a</w:t>
      </w:r>
      <w:r>
        <w:rPr>
          <w:spacing w:val="40"/>
        </w:rPr>
        <w:t xml:space="preserve"> </w:t>
      </w:r>
      <w:r>
        <w:rPr>
          <w:spacing w:val="-2"/>
          <w:w w:val="90"/>
        </w:rPr>
        <w:t>su</w:t>
      </w:r>
      <w:r>
        <w:rPr>
          <w:spacing w:val="-8"/>
          <w:w w:val="90"/>
        </w:rPr>
        <w:t xml:space="preserve"> </w:t>
      </w:r>
      <w:r>
        <w:rPr>
          <w:spacing w:val="-2"/>
          <w:w w:val="90"/>
        </w:rPr>
        <w:t>vez</w:t>
      </w:r>
      <w:r>
        <w:rPr>
          <w:spacing w:val="-8"/>
          <w:w w:val="90"/>
        </w:rPr>
        <w:t xml:space="preserve"> </w:t>
      </w:r>
      <w:r>
        <w:rPr>
          <w:spacing w:val="-2"/>
          <w:w w:val="90"/>
        </w:rPr>
        <w:t>el</w:t>
      </w:r>
      <w:r>
        <w:rPr>
          <w:spacing w:val="-8"/>
          <w:w w:val="90"/>
        </w:rPr>
        <w:t xml:space="preserve"> </w:t>
      </w:r>
      <w:r>
        <w:rPr>
          <w:spacing w:val="-2"/>
          <w:w w:val="90"/>
        </w:rPr>
        <w:t>Asesor</w:t>
      </w:r>
      <w:r>
        <w:rPr>
          <w:spacing w:val="-8"/>
          <w:w w:val="90"/>
        </w:rPr>
        <w:t xml:space="preserve"> </w:t>
      </w:r>
      <w:r>
        <w:rPr>
          <w:spacing w:val="-2"/>
          <w:w w:val="90"/>
        </w:rPr>
        <w:t>de</w:t>
      </w:r>
      <w:r>
        <w:rPr>
          <w:spacing w:val="-8"/>
          <w:w w:val="90"/>
        </w:rPr>
        <w:t xml:space="preserve"> </w:t>
      </w:r>
      <w:r>
        <w:rPr>
          <w:spacing w:val="-2"/>
          <w:w w:val="90"/>
        </w:rPr>
        <w:t>la</w:t>
      </w:r>
      <w:r>
        <w:rPr>
          <w:spacing w:val="-9"/>
          <w:w w:val="90"/>
        </w:rPr>
        <w:t xml:space="preserve"> </w:t>
      </w:r>
      <w:r>
        <w:rPr>
          <w:spacing w:val="-2"/>
          <w:w w:val="90"/>
        </w:rPr>
        <w:t>Tesis).</w:t>
      </w:r>
    </w:p>
    <w:p w14:paraId="45922D8D" w14:textId="77777777" w:rsidR="009A7B0E" w:rsidRDefault="002A395A">
      <w:pPr>
        <w:pStyle w:val="Textoindependiente"/>
        <w:spacing w:line="360" w:lineRule="auto"/>
        <w:ind w:left="850" w:right="140"/>
        <w:jc w:val="both"/>
      </w:pPr>
      <w:r>
        <w:rPr>
          <w:w w:val="85"/>
        </w:rPr>
        <w:t xml:space="preserve">(se debe colocar centrado el Grado Académico seguido del Nombre Completo de cada </w:t>
      </w:r>
      <w:r>
        <w:rPr>
          <w:spacing w:val="-2"/>
          <w:w w:val="90"/>
        </w:rPr>
        <w:t>Jurado, uno debajo de</w:t>
      </w:r>
      <w:r>
        <w:rPr>
          <w:spacing w:val="-4"/>
          <w:w w:val="90"/>
        </w:rPr>
        <w:t xml:space="preserve"> </w:t>
      </w:r>
      <w:r>
        <w:rPr>
          <w:spacing w:val="-2"/>
          <w:w w:val="90"/>
        </w:rPr>
        <w:t>otro, así como su</w:t>
      </w:r>
      <w:r>
        <w:rPr>
          <w:spacing w:val="-4"/>
          <w:w w:val="90"/>
        </w:rPr>
        <w:t xml:space="preserve"> </w:t>
      </w:r>
      <w:r>
        <w:rPr>
          <w:spacing w:val="-2"/>
          <w:w w:val="90"/>
        </w:rPr>
        <w:t>rol</w:t>
      </w:r>
      <w:r>
        <w:rPr>
          <w:spacing w:val="-3"/>
          <w:w w:val="90"/>
        </w:rPr>
        <w:t xml:space="preserve"> </w:t>
      </w:r>
      <w:r>
        <w:rPr>
          <w:spacing w:val="-2"/>
          <w:w w:val="90"/>
        </w:rPr>
        <w:t>correspondiente</w:t>
      </w:r>
      <w:r>
        <w:rPr>
          <w:spacing w:val="-4"/>
          <w:w w:val="90"/>
        </w:rPr>
        <w:t xml:space="preserve"> </w:t>
      </w:r>
      <w:r>
        <w:rPr>
          <w:spacing w:val="-2"/>
          <w:w w:val="90"/>
        </w:rPr>
        <w:t>[</w:t>
      </w:r>
      <w:proofErr w:type="gramStart"/>
      <w:r>
        <w:rPr>
          <w:spacing w:val="-2"/>
          <w:w w:val="90"/>
        </w:rPr>
        <w:t>Presidente</w:t>
      </w:r>
      <w:proofErr w:type="gramEnd"/>
      <w:r>
        <w:rPr>
          <w:spacing w:val="-2"/>
          <w:w w:val="90"/>
        </w:rPr>
        <w:t xml:space="preserve">, Secretario o </w:t>
      </w:r>
      <w:r>
        <w:rPr>
          <w:w w:val="85"/>
        </w:rPr>
        <w:t>Vocal]</w:t>
      </w:r>
      <w:r>
        <w:rPr>
          <w:spacing w:val="-1"/>
          <w:w w:val="85"/>
        </w:rPr>
        <w:t xml:space="preserve"> </w:t>
      </w:r>
      <w:r>
        <w:rPr>
          <w:w w:val="85"/>
        </w:rPr>
        <w:t>debidamente</w:t>
      </w:r>
      <w:r>
        <w:rPr>
          <w:spacing w:val="-5"/>
          <w:w w:val="85"/>
        </w:rPr>
        <w:t xml:space="preserve"> </w:t>
      </w:r>
      <w:r>
        <w:rPr>
          <w:w w:val="85"/>
        </w:rPr>
        <w:t>firmado</w:t>
      </w:r>
      <w:r>
        <w:rPr>
          <w:spacing w:val="-3"/>
          <w:w w:val="85"/>
        </w:rPr>
        <w:t xml:space="preserve"> </w:t>
      </w:r>
      <w:r>
        <w:rPr>
          <w:w w:val="85"/>
        </w:rPr>
        <w:t>por</w:t>
      </w:r>
      <w:r>
        <w:rPr>
          <w:spacing w:val="-5"/>
          <w:w w:val="85"/>
        </w:rPr>
        <w:t xml:space="preserve"> </w:t>
      </w:r>
      <w:r>
        <w:rPr>
          <w:w w:val="85"/>
        </w:rPr>
        <w:t>cada</w:t>
      </w:r>
      <w:r>
        <w:rPr>
          <w:spacing w:val="-5"/>
          <w:w w:val="85"/>
        </w:rPr>
        <w:t xml:space="preserve"> </w:t>
      </w:r>
      <w:r>
        <w:rPr>
          <w:w w:val="85"/>
        </w:rPr>
        <w:t>miembro).</w:t>
      </w:r>
    </w:p>
    <w:p w14:paraId="13EA4BFA" w14:textId="77777777" w:rsidR="009A7B0E" w:rsidRDefault="009A7B0E">
      <w:pPr>
        <w:pStyle w:val="Textoindependiente"/>
        <w:spacing w:before="129"/>
      </w:pPr>
    </w:p>
    <w:p w14:paraId="1E716075" w14:textId="77777777" w:rsidR="009A7B0E" w:rsidRDefault="002A395A">
      <w:pPr>
        <w:pStyle w:val="Ttulo2"/>
      </w:pPr>
      <w:r>
        <w:rPr>
          <w:w w:val="80"/>
        </w:rPr>
        <w:t>ÍNDICE</w:t>
      </w:r>
      <w:r>
        <w:rPr>
          <w:spacing w:val="-7"/>
        </w:rPr>
        <w:t xml:space="preserve"> </w:t>
      </w:r>
      <w:r>
        <w:rPr>
          <w:spacing w:val="-2"/>
          <w:w w:val="90"/>
        </w:rPr>
        <w:t>GENERAL</w:t>
      </w:r>
    </w:p>
    <w:p w14:paraId="7E8E298A" w14:textId="77777777" w:rsidR="009A7B0E" w:rsidRDefault="002A395A">
      <w:pPr>
        <w:pStyle w:val="Textoindependiente"/>
        <w:spacing w:before="140"/>
        <w:ind w:left="850"/>
        <w:jc w:val="both"/>
      </w:pPr>
      <w:r>
        <w:rPr>
          <w:w w:val="80"/>
        </w:rPr>
        <w:t>(debe</w:t>
      </w:r>
      <w:r>
        <w:rPr>
          <w:spacing w:val="-7"/>
        </w:rPr>
        <w:t xml:space="preserve"> </w:t>
      </w:r>
      <w:r>
        <w:rPr>
          <w:w w:val="80"/>
        </w:rPr>
        <w:t>ser</w:t>
      </w:r>
      <w:r>
        <w:rPr>
          <w:spacing w:val="-7"/>
        </w:rPr>
        <w:t xml:space="preserve"> </w:t>
      </w:r>
      <w:r>
        <w:rPr>
          <w:spacing w:val="-2"/>
          <w:w w:val="80"/>
        </w:rPr>
        <w:t>autogenerado).</w:t>
      </w:r>
    </w:p>
    <w:p w14:paraId="2EDC8673" w14:textId="77777777" w:rsidR="009A7B0E" w:rsidRDefault="009A7B0E">
      <w:pPr>
        <w:pStyle w:val="Textoindependiente"/>
        <w:spacing w:before="272"/>
      </w:pPr>
    </w:p>
    <w:p w14:paraId="5D1EB23B" w14:textId="77777777" w:rsidR="009A7B0E" w:rsidRDefault="002A395A">
      <w:pPr>
        <w:pStyle w:val="Ttulo2"/>
      </w:pPr>
      <w:r>
        <w:rPr>
          <w:w w:val="80"/>
        </w:rPr>
        <w:t>ÍNDICES</w:t>
      </w:r>
      <w:r>
        <w:rPr>
          <w:spacing w:val="-5"/>
        </w:rPr>
        <w:t xml:space="preserve"> </w:t>
      </w:r>
      <w:r>
        <w:rPr>
          <w:spacing w:val="-2"/>
          <w:w w:val="85"/>
        </w:rPr>
        <w:t>COMPLEMENTARIOS</w:t>
      </w:r>
    </w:p>
    <w:p w14:paraId="7DA87412" w14:textId="77777777" w:rsidR="009A7B0E" w:rsidRDefault="002A395A">
      <w:pPr>
        <w:pStyle w:val="Textoindependiente"/>
        <w:spacing w:before="140" w:line="357" w:lineRule="auto"/>
        <w:ind w:left="850" w:right="138"/>
        <w:jc w:val="both"/>
      </w:pPr>
      <w:r>
        <w:rPr>
          <w:w w:val="90"/>
        </w:rPr>
        <w:t>(es</w:t>
      </w:r>
      <w:r>
        <w:rPr>
          <w:spacing w:val="-10"/>
          <w:w w:val="90"/>
        </w:rPr>
        <w:t xml:space="preserve"> </w:t>
      </w:r>
      <w:r>
        <w:rPr>
          <w:w w:val="90"/>
        </w:rPr>
        <w:t>opcional</w:t>
      </w:r>
      <w:r>
        <w:rPr>
          <w:spacing w:val="-10"/>
          <w:w w:val="90"/>
        </w:rPr>
        <w:t xml:space="preserve"> </w:t>
      </w:r>
      <w:r>
        <w:rPr>
          <w:w w:val="90"/>
        </w:rPr>
        <w:t>y</w:t>
      </w:r>
      <w:r>
        <w:rPr>
          <w:spacing w:val="-10"/>
          <w:w w:val="90"/>
        </w:rPr>
        <w:t xml:space="preserve"> </w:t>
      </w:r>
      <w:r>
        <w:rPr>
          <w:w w:val="90"/>
        </w:rPr>
        <w:t>puede</w:t>
      </w:r>
      <w:r>
        <w:rPr>
          <w:spacing w:val="-10"/>
          <w:w w:val="90"/>
        </w:rPr>
        <w:t xml:space="preserve"> </w:t>
      </w:r>
      <w:r>
        <w:rPr>
          <w:w w:val="90"/>
        </w:rPr>
        <w:t>ser:</w:t>
      </w:r>
      <w:r>
        <w:rPr>
          <w:spacing w:val="-10"/>
          <w:w w:val="90"/>
        </w:rPr>
        <w:t xml:space="preserve"> </w:t>
      </w:r>
      <w:r>
        <w:rPr>
          <w:w w:val="90"/>
        </w:rPr>
        <w:t>Índice</w:t>
      </w:r>
      <w:r>
        <w:rPr>
          <w:spacing w:val="-11"/>
          <w:w w:val="90"/>
        </w:rPr>
        <w:t xml:space="preserve"> </w:t>
      </w:r>
      <w:r>
        <w:rPr>
          <w:w w:val="90"/>
        </w:rPr>
        <w:t>de</w:t>
      </w:r>
      <w:r>
        <w:rPr>
          <w:spacing w:val="-10"/>
          <w:w w:val="90"/>
        </w:rPr>
        <w:t xml:space="preserve"> </w:t>
      </w:r>
      <w:r>
        <w:rPr>
          <w:w w:val="90"/>
        </w:rPr>
        <w:t>Figuras</w:t>
      </w:r>
      <w:r>
        <w:rPr>
          <w:spacing w:val="-10"/>
          <w:w w:val="90"/>
        </w:rPr>
        <w:t xml:space="preserve"> </w:t>
      </w:r>
      <w:r>
        <w:rPr>
          <w:w w:val="90"/>
        </w:rPr>
        <w:t>[incluye</w:t>
      </w:r>
      <w:r>
        <w:rPr>
          <w:spacing w:val="-10"/>
          <w:w w:val="90"/>
        </w:rPr>
        <w:t xml:space="preserve"> </w:t>
      </w:r>
      <w:r>
        <w:rPr>
          <w:w w:val="90"/>
        </w:rPr>
        <w:t>Figuras,</w:t>
      </w:r>
      <w:r>
        <w:rPr>
          <w:spacing w:val="-10"/>
          <w:w w:val="90"/>
        </w:rPr>
        <w:t xml:space="preserve"> </w:t>
      </w:r>
      <w:r>
        <w:rPr>
          <w:w w:val="90"/>
        </w:rPr>
        <w:t>Imágenes,</w:t>
      </w:r>
      <w:r>
        <w:rPr>
          <w:spacing w:val="-10"/>
          <w:w w:val="90"/>
        </w:rPr>
        <w:t xml:space="preserve"> </w:t>
      </w:r>
      <w:r>
        <w:rPr>
          <w:w w:val="90"/>
        </w:rPr>
        <w:t xml:space="preserve">Ilustraciones, </w:t>
      </w:r>
      <w:r>
        <w:rPr>
          <w:w w:val="80"/>
        </w:rPr>
        <w:t xml:space="preserve">Gráficos o Fotografías], Índice de Tablas [incluye Tablas, </w:t>
      </w:r>
      <w:r>
        <w:rPr>
          <w:rFonts w:ascii="Arial MT" w:hAnsi="Arial MT"/>
          <w:i w:val="0"/>
          <w:w w:val="80"/>
        </w:rPr>
        <w:t>Cuadros</w:t>
      </w:r>
      <w:r>
        <w:rPr>
          <w:w w:val="80"/>
        </w:rPr>
        <w:t xml:space="preserve">, Matrices o Esquemas] e </w:t>
      </w:r>
      <w:r>
        <w:rPr>
          <w:w w:val="90"/>
        </w:rPr>
        <w:t>Índice</w:t>
      </w:r>
      <w:r>
        <w:rPr>
          <w:spacing w:val="-7"/>
          <w:w w:val="90"/>
        </w:rPr>
        <w:t xml:space="preserve"> </w:t>
      </w:r>
      <w:r>
        <w:rPr>
          <w:w w:val="90"/>
        </w:rPr>
        <w:t>de</w:t>
      </w:r>
      <w:r>
        <w:rPr>
          <w:spacing w:val="-6"/>
          <w:w w:val="90"/>
        </w:rPr>
        <w:t xml:space="preserve"> </w:t>
      </w:r>
      <w:r>
        <w:rPr>
          <w:w w:val="90"/>
        </w:rPr>
        <w:t>Anexos).</w:t>
      </w:r>
    </w:p>
    <w:p w14:paraId="4279D34B" w14:textId="77777777" w:rsidR="009A7B0E" w:rsidRDefault="009A7B0E">
      <w:pPr>
        <w:pStyle w:val="Textoindependiente"/>
        <w:spacing w:before="3"/>
      </w:pPr>
    </w:p>
    <w:p w14:paraId="56ABCEB8" w14:textId="77777777" w:rsidR="009A7B0E" w:rsidRDefault="002A395A">
      <w:pPr>
        <w:pStyle w:val="Ttulo2"/>
      </w:pPr>
      <w:r>
        <w:rPr>
          <w:w w:val="80"/>
        </w:rPr>
        <w:t>CAPITULO</w:t>
      </w:r>
      <w:r>
        <w:rPr>
          <w:spacing w:val="-5"/>
        </w:rPr>
        <w:t xml:space="preserve"> </w:t>
      </w:r>
      <w:r>
        <w:rPr>
          <w:w w:val="80"/>
        </w:rPr>
        <w:t>I:</w:t>
      </w:r>
      <w:r>
        <w:rPr>
          <w:spacing w:val="-3"/>
        </w:rPr>
        <w:t xml:space="preserve"> </w:t>
      </w:r>
      <w:r>
        <w:rPr>
          <w:spacing w:val="-2"/>
          <w:w w:val="80"/>
        </w:rPr>
        <w:t>INTRODUCCIÓN</w:t>
      </w:r>
    </w:p>
    <w:p w14:paraId="182646F5" w14:textId="77777777" w:rsidR="009A7B0E" w:rsidRDefault="002A395A">
      <w:pPr>
        <w:pStyle w:val="Textoindependiente"/>
        <w:spacing w:before="136" w:line="360" w:lineRule="auto"/>
        <w:ind w:left="850" w:right="139"/>
        <w:jc w:val="both"/>
      </w:pPr>
      <w:r>
        <w:rPr>
          <w:spacing w:val="-2"/>
          <w:w w:val="85"/>
        </w:rPr>
        <w:t>(se</w:t>
      </w:r>
      <w:r>
        <w:rPr>
          <w:spacing w:val="-3"/>
          <w:w w:val="85"/>
        </w:rPr>
        <w:t xml:space="preserve"> </w:t>
      </w:r>
      <w:r>
        <w:rPr>
          <w:spacing w:val="-2"/>
          <w:w w:val="85"/>
        </w:rPr>
        <w:t>redacta en prosa y sin</w:t>
      </w:r>
      <w:r>
        <w:rPr>
          <w:spacing w:val="-5"/>
          <w:w w:val="85"/>
        </w:rPr>
        <w:t xml:space="preserve"> </w:t>
      </w:r>
      <w:r>
        <w:rPr>
          <w:spacing w:val="-2"/>
          <w:w w:val="85"/>
        </w:rPr>
        <w:t>subtítulos,</w:t>
      </w:r>
      <w:r>
        <w:rPr>
          <w:spacing w:val="-8"/>
        </w:rPr>
        <w:t xml:space="preserve"> </w:t>
      </w:r>
      <w:r>
        <w:rPr>
          <w:spacing w:val="-2"/>
          <w:w w:val="85"/>
        </w:rPr>
        <w:t>esto</w:t>
      </w:r>
      <w:r>
        <w:rPr>
          <w:spacing w:val="-5"/>
          <w:w w:val="85"/>
        </w:rPr>
        <w:t xml:space="preserve"> </w:t>
      </w:r>
      <w:r>
        <w:rPr>
          <w:spacing w:val="-2"/>
          <w:w w:val="85"/>
        </w:rPr>
        <w:t xml:space="preserve">incluye la Realidad Problemática [en el Contexto </w:t>
      </w:r>
      <w:r>
        <w:rPr>
          <w:w w:val="85"/>
        </w:rPr>
        <w:t>Social</w:t>
      </w:r>
      <w:r>
        <w:rPr>
          <w:spacing w:val="-3"/>
          <w:w w:val="85"/>
        </w:rPr>
        <w:t xml:space="preserve"> </w:t>
      </w:r>
      <w:r>
        <w:rPr>
          <w:w w:val="85"/>
        </w:rPr>
        <w:t>de</w:t>
      </w:r>
      <w:r>
        <w:rPr>
          <w:spacing w:val="-4"/>
          <w:w w:val="85"/>
        </w:rPr>
        <w:t xml:space="preserve"> </w:t>
      </w:r>
      <w:r>
        <w:rPr>
          <w:w w:val="85"/>
        </w:rPr>
        <w:t>lo</w:t>
      </w:r>
      <w:r>
        <w:rPr>
          <w:spacing w:val="-4"/>
          <w:w w:val="85"/>
        </w:rPr>
        <w:t xml:space="preserve"> </w:t>
      </w:r>
      <w:r>
        <w:rPr>
          <w:w w:val="85"/>
        </w:rPr>
        <w:t>general</w:t>
      </w:r>
      <w:r>
        <w:rPr>
          <w:spacing w:val="-3"/>
          <w:w w:val="85"/>
        </w:rPr>
        <w:t xml:space="preserve"> </w:t>
      </w:r>
      <w:r>
        <w:rPr>
          <w:w w:val="85"/>
        </w:rPr>
        <w:t>a</w:t>
      </w:r>
      <w:r>
        <w:rPr>
          <w:spacing w:val="-4"/>
          <w:w w:val="85"/>
        </w:rPr>
        <w:t xml:space="preserve"> </w:t>
      </w:r>
      <w:r>
        <w:rPr>
          <w:w w:val="85"/>
        </w:rPr>
        <w:t>específico</w:t>
      </w:r>
      <w:r>
        <w:rPr>
          <w:spacing w:val="-4"/>
          <w:w w:val="85"/>
        </w:rPr>
        <w:t xml:space="preserve"> </w:t>
      </w:r>
      <w:r>
        <w:rPr>
          <w:w w:val="85"/>
        </w:rPr>
        <w:t>y</w:t>
      </w:r>
      <w:r>
        <w:rPr>
          <w:spacing w:val="-2"/>
          <w:w w:val="85"/>
        </w:rPr>
        <w:t xml:space="preserve"> </w:t>
      </w:r>
      <w:r>
        <w:rPr>
          <w:w w:val="85"/>
        </w:rPr>
        <w:t>el Problema</w:t>
      </w:r>
      <w:r>
        <w:rPr>
          <w:spacing w:val="-4"/>
          <w:w w:val="85"/>
        </w:rPr>
        <w:t xml:space="preserve"> </w:t>
      </w:r>
      <w:r>
        <w:rPr>
          <w:w w:val="85"/>
        </w:rPr>
        <w:t>de</w:t>
      </w:r>
      <w:r>
        <w:rPr>
          <w:spacing w:val="-3"/>
          <w:w w:val="85"/>
        </w:rPr>
        <w:t xml:space="preserve"> </w:t>
      </w:r>
      <w:r>
        <w:rPr>
          <w:w w:val="85"/>
        </w:rPr>
        <w:t>Investigación</w:t>
      </w:r>
      <w:r>
        <w:rPr>
          <w:spacing w:val="-4"/>
          <w:w w:val="85"/>
        </w:rPr>
        <w:t xml:space="preserve"> </w:t>
      </w:r>
      <w:r>
        <w:rPr>
          <w:w w:val="85"/>
        </w:rPr>
        <w:t>para</w:t>
      </w:r>
      <w:r>
        <w:rPr>
          <w:spacing w:val="-4"/>
          <w:w w:val="85"/>
        </w:rPr>
        <w:t xml:space="preserve"> </w:t>
      </w:r>
      <w:r>
        <w:rPr>
          <w:w w:val="85"/>
        </w:rPr>
        <w:t>el</w:t>
      </w:r>
      <w:r>
        <w:rPr>
          <w:spacing w:val="-3"/>
          <w:w w:val="85"/>
        </w:rPr>
        <w:t xml:space="preserve"> </w:t>
      </w:r>
      <w:r>
        <w:rPr>
          <w:w w:val="85"/>
        </w:rPr>
        <w:t>área</w:t>
      </w:r>
      <w:r>
        <w:rPr>
          <w:spacing w:val="-4"/>
          <w:w w:val="85"/>
        </w:rPr>
        <w:t xml:space="preserve"> </w:t>
      </w:r>
      <w:r>
        <w:rPr>
          <w:w w:val="85"/>
        </w:rPr>
        <w:t>profesional], los</w:t>
      </w:r>
      <w:r>
        <w:rPr>
          <w:spacing w:val="-4"/>
        </w:rPr>
        <w:t xml:space="preserve"> </w:t>
      </w:r>
      <w:r>
        <w:rPr>
          <w:w w:val="85"/>
        </w:rPr>
        <w:t>Antecedentes</w:t>
      </w:r>
      <w:r>
        <w:rPr>
          <w:spacing w:val="-3"/>
        </w:rPr>
        <w:t xml:space="preserve"> </w:t>
      </w:r>
      <w:r>
        <w:rPr>
          <w:w w:val="85"/>
        </w:rPr>
        <w:t>del</w:t>
      </w:r>
      <w:r>
        <w:rPr>
          <w:spacing w:val="-5"/>
        </w:rPr>
        <w:t xml:space="preserve"> </w:t>
      </w:r>
      <w:r>
        <w:rPr>
          <w:w w:val="85"/>
        </w:rPr>
        <w:t>Problema [Artículos</w:t>
      </w:r>
      <w:r>
        <w:rPr>
          <w:spacing w:val="-3"/>
        </w:rPr>
        <w:t xml:space="preserve"> </w:t>
      </w:r>
      <w:r>
        <w:rPr>
          <w:w w:val="85"/>
        </w:rPr>
        <w:t>Científicos</w:t>
      </w:r>
      <w:r>
        <w:rPr>
          <w:spacing w:val="-4"/>
        </w:rPr>
        <w:t xml:space="preserve"> </w:t>
      </w:r>
      <w:r>
        <w:rPr>
          <w:w w:val="85"/>
        </w:rPr>
        <w:t>de re</w:t>
      </w:r>
      <w:r>
        <w:rPr>
          <w:w w:val="85"/>
        </w:rPr>
        <w:t>vistas</w:t>
      </w:r>
      <w:r>
        <w:rPr>
          <w:spacing w:val="-4"/>
        </w:rPr>
        <w:t xml:space="preserve"> </w:t>
      </w:r>
      <w:r>
        <w:rPr>
          <w:w w:val="85"/>
        </w:rPr>
        <w:t>indexadas</w:t>
      </w:r>
      <w:r>
        <w:rPr>
          <w:spacing w:val="-4"/>
        </w:rPr>
        <w:t xml:space="preserve"> </w:t>
      </w:r>
      <w:r>
        <w:rPr>
          <w:w w:val="85"/>
        </w:rPr>
        <w:t>y</w:t>
      </w:r>
      <w:r>
        <w:rPr>
          <w:spacing w:val="-1"/>
        </w:rPr>
        <w:t xml:space="preserve"> </w:t>
      </w:r>
      <w:r>
        <w:rPr>
          <w:w w:val="85"/>
        </w:rPr>
        <w:t>Tesis</w:t>
      </w:r>
      <w:r>
        <w:rPr>
          <w:spacing w:val="-4"/>
        </w:rPr>
        <w:t xml:space="preserve"> </w:t>
      </w:r>
      <w:r>
        <w:rPr>
          <w:w w:val="85"/>
        </w:rPr>
        <w:t>en el</w:t>
      </w:r>
    </w:p>
    <w:p w14:paraId="0F7CDDE1" w14:textId="77777777" w:rsidR="009A7B0E" w:rsidRDefault="009A7B0E">
      <w:pPr>
        <w:pStyle w:val="Textoindependiente"/>
        <w:spacing w:line="360" w:lineRule="auto"/>
        <w:jc w:val="both"/>
        <w:sectPr w:rsidR="009A7B0E">
          <w:pgSz w:w="11910" w:h="16840"/>
          <w:pgMar w:top="1320" w:right="1275" w:bottom="280" w:left="1559" w:header="720" w:footer="720" w:gutter="0"/>
          <w:cols w:space="720"/>
        </w:sectPr>
      </w:pPr>
    </w:p>
    <w:p w14:paraId="4458AF0B" w14:textId="77777777" w:rsidR="009A7B0E" w:rsidRDefault="002A395A">
      <w:pPr>
        <w:pStyle w:val="Textoindependiente"/>
        <w:spacing w:before="79" w:line="360" w:lineRule="auto"/>
        <w:ind w:left="850" w:right="142"/>
        <w:jc w:val="both"/>
      </w:pPr>
      <w:r>
        <w:rPr>
          <w:w w:val="90"/>
        </w:rPr>
        <w:lastRenderedPageBreak/>
        <w:t>ámbito</w:t>
      </w:r>
      <w:r>
        <w:rPr>
          <w:spacing w:val="-10"/>
          <w:w w:val="90"/>
        </w:rPr>
        <w:t xml:space="preserve"> </w:t>
      </w:r>
      <w:r>
        <w:rPr>
          <w:w w:val="90"/>
        </w:rPr>
        <w:t>Nacional</w:t>
      </w:r>
      <w:r>
        <w:rPr>
          <w:spacing w:val="-10"/>
          <w:w w:val="90"/>
        </w:rPr>
        <w:t xml:space="preserve"> </w:t>
      </w:r>
      <w:r>
        <w:rPr>
          <w:w w:val="90"/>
        </w:rPr>
        <w:t>e</w:t>
      </w:r>
      <w:r>
        <w:rPr>
          <w:spacing w:val="-10"/>
          <w:w w:val="90"/>
        </w:rPr>
        <w:t xml:space="preserve"> </w:t>
      </w:r>
      <w:r>
        <w:rPr>
          <w:w w:val="90"/>
        </w:rPr>
        <w:t>Internacional],</w:t>
      </w:r>
      <w:r>
        <w:rPr>
          <w:spacing w:val="-9"/>
          <w:w w:val="90"/>
        </w:rPr>
        <w:t xml:space="preserve"> </w:t>
      </w:r>
      <w:r>
        <w:rPr>
          <w:w w:val="90"/>
        </w:rPr>
        <w:t>el</w:t>
      </w:r>
      <w:r>
        <w:rPr>
          <w:spacing w:val="-10"/>
          <w:w w:val="90"/>
        </w:rPr>
        <w:t xml:space="preserve"> </w:t>
      </w:r>
      <w:r>
        <w:rPr>
          <w:w w:val="90"/>
        </w:rPr>
        <w:t>Marco</w:t>
      </w:r>
      <w:r>
        <w:rPr>
          <w:spacing w:val="-10"/>
          <w:w w:val="90"/>
        </w:rPr>
        <w:t xml:space="preserve"> </w:t>
      </w:r>
      <w:r>
        <w:rPr>
          <w:w w:val="90"/>
        </w:rPr>
        <w:t>Teórico</w:t>
      </w:r>
      <w:r>
        <w:rPr>
          <w:spacing w:val="-10"/>
          <w:w w:val="90"/>
        </w:rPr>
        <w:t xml:space="preserve"> </w:t>
      </w:r>
      <w:r>
        <w:rPr>
          <w:w w:val="90"/>
        </w:rPr>
        <w:t>[Teorías</w:t>
      </w:r>
      <w:r>
        <w:rPr>
          <w:spacing w:val="-9"/>
          <w:w w:val="90"/>
        </w:rPr>
        <w:t xml:space="preserve"> </w:t>
      </w:r>
      <w:r>
        <w:rPr>
          <w:w w:val="90"/>
        </w:rPr>
        <w:t>y</w:t>
      </w:r>
      <w:r>
        <w:rPr>
          <w:spacing w:val="-10"/>
          <w:w w:val="90"/>
        </w:rPr>
        <w:t xml:space="preserve"> </w:t>
      </w:r>
      <w:r>
        <w:rPr>
          <w:w w:val="90"/>
        </w:rPr>
        <w:t>Enfoques</w:t>
      </w:r>
      <w:r>
        <w:rPr>
          <w:spacing w:val="-10"/>
          <w:w w:val="90"/>
        </w:rPr>
        <w:t xml:space="preserve"> </w:t>
      </w:r>
      <w:r>
        <w:rPr>
          <w:w w:val="90"/>
        </w:rPr>
        <w:t xml:space="preserve">conceptuales </w:t>
      </w:r>
      <w:r>
        <w:rPr>
          <w:w w:val="80"/>
        </w:rPr>
        <w:t>relacionados al tema de investigación, así como la descripción</w:t>
      </w:r>
      <w:r>
        <w:t xml:space="preserve"> </w:t>
      </w:r>
      <w:r>
        <w:rPr>
          <w:w w:val="80"/>
        </w:rPr>
        <w:t xml:space="preserve">detallada de 3 Metodologías </w:t>
      </w:r>
      <w:r>
        <w:rPr>
          <w:w w:val="90"/>
        </w:rPr>
        <w:t xml:space="preserve">Estándares alternativas para el desarrollo de la Solución Tecnológica Propuesta], la Justificación de la Investigación [teórica, práctica y metodológica], el Enunciado o </w:t>
      </w:r>
      <w:r>
        <w:rPr>
          <w:spacing w:val="-2"/>
          <w:w w:val="85"/>
        </w:rPr>
        <w:t>Formulación del Problema [Interrogante o Pregunta], la Hipótesis, los Objetivos [Gener</w:t>
      </w:r>
      <w:r>
        <w:rPr>
          <w:spacing w:val="-2"/>
          <w:w w:val="85"/>
        </w:rPr>
        <w:t xml:space="preserve">al y </w:t>
      </w:r>
      <w:r>
        <w:rPr>
          <w:w w:val="80"/>
        </w:rPr>
        <w:t>Específicos] y las Limitaciones del Estudio [en el Aspecto Técnico, Económico y Operativo]).</w:t>
      </w:r>
    </w:p>
    <w:p w14:paraId="19401C94" w14:textId="77777777" w:rsidR="009A7B0E" w:rsidRDefault="009A7B0E">
      <w:pPr>
        <w:pStyle w:val="Textoindependiente"/>
        <w:spacing w:before="133"/>
      </w:pPr>
    </w:p>
    <w:p w14:paraId="4B951C9A" w14:textId="77777777" w:rsidR="009A7B0E" w:rsidRDefault="002A395A">
      <w:pPr>
        <w:pStyle w:val="Ttulo2"/>
        <w:jc w:val="both"/>
      </w:pPr>
      <w:r>
        <w:rPr>
          <w:w w:val="80"/>
        </w:rPr>
        <w:t>CAPITULO</w:t>
      </w:r>
      <w:r>
        <w:rPr>
          <w:spacing w:val="-6"/>
        </w:rPr>
        <w:t xml:space="preserve"> </w:t>
      </w:r>
      <w:r>
        <w:rPr>
          <w:w w:val="80"/>
        </w:rPr>
        <w:t>II:</w:t>
      </w:r>
      <w:r>
        <w:rPr>
          <w:spacing w:val="-5"/>
        </w:rPr>
        <w:t xml:space="preserve"> </w:t>
      </w:r>
      <w:r>
        <w:rPr>
          <w:spacing w:val="-2"/>
          <w:w w:val="80"/>
        </w:rPr>
        <w:t>MÉTODO</w:t>
      </w:r>
    </w:p>
    <w:p w14:paraId="32771AAF" w14:textId="77777777" w:rsidR="009A7B0E" w:rsidRDefault="002A395A">
      <w:pPr>
        <w:pStyle w:val="Prrafodelista"/>
        <w:numPr>
          <w:ilvl w:val="1"/>
          <w:numId w:val="1"/>
        </w:numPr>
        <w:tabs>
          <w:tab w:val="left" w:pos="1417"/>
        </w:tabs>
        <w:spacing w:before="140"/>
        <w:ind w:left="1417" w:hanging="567"/>
        <w:rPr>
          <w:sz w:val="24"/>
        </w:rPr>
      </w:pPr>
      <w:r>
        <w:rPr>
          <w:w w:val="80"/>
          <w:sz w:val="24"/>
        </w:rPr>
        <w:t>Tipo</w:t>
      </w:r>
      <w:r>
        <w:rPr>
          <w:spacing w:val="-9"/>
          <w:sz w:val="24"/>
        </w:rPr>
        <w:t xml:space="preserve"> </w:t>
      </w:r>
      <w:r>
        <w:rPr>
          <w:w w:val="80"/>
          <w:sz w:val="24"/>
        </w:rPr>
        <w:t>de</w:t>
      </w:r>
      <w:r>
        <w:rPr>
          <w:spacing w:val="-9"/>
          <w:sz w:val="24"/>
        </w:rPr>
        <w:t xml:space="preserve"> </w:t>
      </w:r>
      <w:r>
        <w:rPr>
          <w:spacing w:val="-2"/>
          <w:w w:val="80"/>
          <w:sz w:val="24"/>
        </w:rPr>
        <w:t>Investigación</w:t>
      </w:r>
    </w:p>
    <w:p w14:paraId="1E478424" w14:textId="77777777" w:rsidR="009A7B0E" w:rsidRDefault="002A395A">
      <w:pPr>
        <w:pStyle w:val="Prrafodelista"/>
        <w:numPr>
          <w:ilvl w:val="2"/>
          <w:numId w:val="1"/>
        </w:numPr>
        <w:tabs>
          <w:tab w:val="left" w:pos="2125"/>
        </w:tabs>
        <w:ind w:left="2125"/>
        <w:rPr>
          <w:sz w:val="24"/>
        </w:rPr>
      </w:pPr>
      <w:r>
        <w:rPr>
          <w:w w:val="80"/>
          <w:sz w:val="24"/>
        </w:rPr>
        <w:t>De</w:t>
      </w:r>
      <w:r>
        <w:rPr>
          <w:spacing w:val="-9"/>
          <w:sz w:val="24"/>
        </w:rPr>
        <w:t xml:space="preserve"> </w:t>
      </w:r>
      <w:r>
        <w:rPr>
          <w:w w:val="80"/>
          <w:sz w:val="24"/>
        </w:rPr>
        <w:t>Acuerdo</w:t>
      </w:r>
      <w:r>
        <w:rPr>
          <w:spacing w:val="-8"/>
          <w:sz w:val="24"/>
        </w:rPr>
        <w:t xml:space="preserve"> </w:t>
      </w:r>
      <w:r>
        <w:rPr>
          <w:w w:val="80"/>
          <w:sz w:val="24"/>
        </w:rPr>
        <w:t>a</w:t>
      </w:r>
      <w:r>
        <w:rPr>
          <w:spacing w:val="-8"/>
          <w:sz w:val="24"/>
        </w:rPr>
        <w:t xml:space="preserve"> </w:t>
      </w:r>
      <w:r>
        <w:rPr>
          <w:w w:val="80"/>
          <w:sz w:val="24"/>
        </w:rPr>
        <w:t>la</w:t>
      </w:r>
      <w:r>
        <w:rPr>
          <w:spacing w:val="-5"/>
          <w:sz w:val="24"/>
        </w:rPr>
        <w:t xml:space="preserve"> </w:t>
      </w:r>
      <w:r>
        <w:rPr>
          <w:w w:val="80"/>
          <w:sz w:val="24"/>
        </w:rPr>
        <w:t>Orientación</w:t>
      </w:r>
      <w:r>
        <w:rPr>
          <w:spacing w:val="-9"/>
          <w:sz w:val="24"/>
        </w:rPr>
        <w:t xml:space="preserve"> </w:t>
      </w:r>
      <w:r>
        <w:rPr>
          <w:w w:val="80"/>
          <w:sz w:val="24"/>
        </w:rPr>
        <w:t>o</w:t>
      </w:r>
      <w:r>
        <w:rPr>
          <w:spacing w:val="-8"/>
          <w:sz w:val="24"/>
        </w:rPr>
        <w:t xml:space="preserve"> </w:t>
      </w:r>
      <w:r>
        <w:rPr>
          <w:spacing w:val="-2"/>
          <w:w w:val="80"/>
          <w:sz w:val="24"/>
        </w:rPr>
        <w:t>Finalidad</w:t>
      </w:r>
    </w:p>
    <w:p w14:paraId="38A52761" w14:textId="77777777" w:rsidR="009A7B0E" w:rsidRDefault="002A395A">
      <w:pPr>
        <w:pStyle w:val="Textoindependiente"/>
        <w:spacing w:before="136"/>
        <w:ind w:left="2126"/>
      </w:pPr>
      <w:r>
        <w:rPr>
          <w:w w:val="80"/>
        </w:rPr>
        <w:t>(puede</w:t>
      </w:r>
      <w:r>
        <w:rPr>
          <w:spacing w:val="-7"/>
        </w:rPr>
        <w:t xml:space="preserve"> </w:t>
      </w:r>
      <w:r>
        <w:rPr>
          <w:w w:val="80"/>
        </w:rPr>
        <w:t>ser</w:t>
      </w:r>
      <w:r>
        <w:rPr>
          <w:spacing w:val="-4"/>
        </w:rPr>
        <w:t xml:space="preserve"> </w:t>
      </w:r>
      <w:r>
        <w:rPr>
          <w:w w:val="80"/>
        </w:rPr>
        <w:t>Básica</w:t>
      </w:r>
      <w:r>
        <w:rPr>
          <w:spacing w:val="-6"/>
        </w:rPr>
        <w:t xml:space="preserve"> </w:t>
      </w:r>
      <w:r>
        <w:rPr>
          <w:w w:val="80"/>
        </w:rPr>
        <w:t>o</w:t>
      </w:r>
      <w:r>
        <w:rPr>
          <w:spacing w:val="-6"/>
        </w:rPr>
        <w:t xml:space="preserve"> </w:t>
      </w:r>
      <w:r>
        <w:rPr>
          <w:spacing w:val="-2"/>
          <w:w w:val="80"/>
        </w:rPr>
        <w:t>Aplicada)</w:t>
      </w:r>
    </w:p>
    <w:p w14:paraId="32E486F6" w14:textId="77777777" w:rsidR="009A7B0E" w:rsidRDefault="002A395A">
      <w:pPr>
        <w:pStyle w:val="Prrafodelista"/>
        <w:numPr>
          <w:ilvl w:val="2"/>
          <w:numId w:val="1"/>
        </w:numPr>
        <w:tabs>
          <w:tab w:val="left" w:pos="2125"/>
        </w:tabs>
        <w:ind w:left="2125"/>
        <w:rPr>
          <w:sz w:val="24"/>
        </w:rPr>
      </w:pPr>
      <w:r>
        <w:rPr>
          <w:w w:val="80"/>
          <w:sz w:val="24"/>
        </w:rPr>
        <w:t>De</w:t>
      </w:r>
      <w:r>
        <w:rPr>
          <w:spacing w:val="-8"/>
          <w:sz w:val="24"/>
        </w:rPr>
        <w:t xml:space="preserve"> </w:t>
      </w:r>
      <w:r>
        <w:rPr>
          <w:w w:val="80"/>
          <w:sz w:val="24"/>
        </w:rPr>
        <w:t>Acuerdo</w:t>
      </w:r>
      <w:r>
        <w:rPr>
          <w:spacing w:val="-7"/>
          <w:sz w:val="24"/>
        </w:rPr>
        <w:t xml:space="preserve"> </w:t>
      </w:r>
      <w:r>
        <w:rPr>
          <w:w w:val="80"/>
          <w:sz w:val="24"/>
        </w:rPr>
        <w:t>a</w:t>
      </w:r>
      <w:r>
        <w:rPr>
          <w:spacing w:val="-8"/>
          <w:sz w:val="24"/>
        </w:rPr>
        <w:t xml:space="preserve"> </w:t>
      </w:r>
      <w:r>
        <w:rPr>
          <w:w w:val="80"/>
          <w:sz w:val="24"/>
        </w:rPr>
        <w:t>la</w:t>
      </w:r>
      <w:r>
        <w:rPr>
          <w:spacing w:val="-7"/>
          <w:sz w:val="24"/>
        </w:rPr>
        <w:t xml:space="preserve"> </w:t>
      </w:r>
      <w:r>
        <w:rPr>
          <w:w w:val="80"/>
          <w:sz w:val="24"/>
        </w:rPr>
        <w:t>Técnica</w:t>
      </w:r>
      <w:r>
        <w:rPr>
          <w:spacing w:val="-8"/>
          <w:sz w:val="24"/>
        </w:rPr>
        <w:t xml:space="preserve"> </w:t>
      </w:r>
      <w:r>
        <w:rPr>
          <w:w w:val="80"/>
          <w:sz w:val="24"/>
        </w:rPr>
        <w:t>de</w:t>
      </w:r>
      <w:r>
        <w:rPr>
          <w:spacing w:val="-7"/>
          <w:sz w:val="24"/>
        </w:rPr>
        <w:t xml:space="preserve"> </w:t>
      </w:r>
      <w:r>
        <w:rPr>
          <w:spacing w:val="-2"/>
          <w:w w:val="80"/>
          <w:sz w:val="24"/>
        </w:rPr>
        <w:t>Contrastación</w:t>
      </w:r>
    </w:p>
    <w:p w14:paraId="041A533A" w14:textId="77777777" w:rsidR="009A7B0E" w:rsidRDefault="002A395A">
      <w:pPr>
        <w:pStyle w:val="Textoindependiente"/>
        <w:spacing w:before="140"/>
        <w:ind w:left="2126"/>
      </w:pPr>
      <w:r>
        <w:rPr>
          <w:w w:val="80"/>
        </w:rPr>
        <w:t>(puede</w:t>
      </w:r>
      <w:r>
        <w:rPr>
          <w:spacing w:val="-8"/>
        </w:rPr>
        <w:t xml:space="preserve"> </w:t>
      </w:r>
      <w:r>
        <w:rPr>
          <w:w w:val="80"/>
        </w:rPr>
        <w:t>ser</w:t>
      </w:r>
      <w:r>
        <w:rPr>
          <w:spacing w:val="-5"/>
        </w:rPr>
        <w:t xml:space="preserve"> </w:t>
      </w:r>
      <w:r>
        <w:rPr>
          <w:w w:val="80"/>
        </w:rPr>
        <w:t>Descriptiva</w:t>
      </w:r>
      <w:r>
        <w:rPr>
          <w:spacing w:val="-7"/>
        </w:rPr>
        <w:t xml:space="preserve"> </w:t>
      </w:r>
      <w:r>
        <w:rPr>
          <w:w w:val="80"/>
        </w:rPr>
        <w:t>/</w:t>
      </w:r>
      <w:r>
        <w:rPr>
          <w:spacing w:val="-5"/>
        </w:rPr>
        <w:t xml:space="preserve"> </w:t>
      </w:r>
      <w:r>
        <w:rPr>
          <w:w w:val="80"/>
        </w:rPr>
        <w:t>Correlacional</w:t>
      </w:r>
      <w:r>
        <w:rPr>
          <w:spacing w:val="-5"/>
        </w:rPr>
        <w:t xml:space="preserve"> </w:t>
      </w:r>
      <w:r>
        <w:rPr>
          <w:w w:val="80"/>
        </w:rPr>
        <w:t>/</w:t>
      </w:r>
      <w:r>
        <w:rPr>
          <w:spacing w:val="-6"/>
        </w:rPr>
        <w:t xml:space="preserve"> </w:t>
      </w:r>
      <w:r>
        <w:rPr>
          <w:spacing w:val="-2"/>
          <w:w w:val="80"/>
        </w:rPr>
        <w:t>Explicativa)</w:t>
      </w:r>
    </w:p>
    <w:p w14:paraId="00F792F8" w14:textId="77777777" w:rsidR="009A7B0E" w:rsidRDefault="002A395A">
      <w:pPr>
        <w:pStyle w:val="Prrafodelista"/>
        <w:numPr>
          <w:ilvl w:val="1"/>
          <w:numId w:val="1"/>
        </w:numPr>
        <w:tabs>
          <w:tab w:val="left" w:pos="1417"/>
        </w:tabs>
        <w:spacing w:before="137"/>
        <w:ind w:left="1417" w:hanging="567"/>
        <w:rPr>
          <w:sz w:val="24"/>
        </w:rPr>
      </w:pPr>
      <w:r>
        <w:rPr>
          <w:w w:val="80"/>
          <w:sz w:val="24"/>
        </w:rPr>
        <w:t>Nivel</w:t>
      </w:r>
      <w:r>
        <w:rPr>
          <w:spacing w:val="-6"/>
          <w:sz w:val="24"/>
        </w:rPr>
        <w:t xml:space="preserve"> </w:t>
      </w:r>
      <w:r>
        <w:rPr>
          <w:w w:val="80"/>
          <w:sz w:val="24"/>
        </w:rPr>
        <w:t>de</w:t>
      </w:r>
      <w:r>
        <w:rPr>
          <w:spacing w:val="-8"/>
          <w:sz w:val="24"/>
        </w:rPr>
        <w:t xml:space="preserve"> </w:t>
      </w:r>
      <w:r>
        <w:rPr>
          <w:spacing w:val="-2"/>
          <w:w w:val="80"/>
          <w:sz w:val="24"/>
        </w:rPr>
        <w:t>Investigación</w:t>
      </w:r>
    </w:p>
    <w:p w14:paraId="34CDDEBB" w14:textId="77777777" w:rsidR="009A7B0E" w:rsidRDefault="002A395A">
      <w:pPr>
        <w:pStyle w:val="Textoindependiente"/>
        <w:spacing w:before="136" w:line="360" w:lineRule="auto"/>
        <w:ind w:left="1417" w:right="138"/>
        <w:jc w:val="both"/>
      </w:pPr>
      <w:r>
        <w:rPr>
          <w:w w:val="90"/>
        </w:rPr>
        <w:t>(puede</w:t>
      </w:r>
      <w:r>
        <w:rPr>
          <w:spacing w:val="-3"/>
          <w:w w:val="90"/>
        </w:rPr>
        <w:t xml:space="preserve"> </w:t>
      </w:r>
      <w:r>
        <w:rPr>
          <w:w w:val="90"/>
        </w:rPr>
        <w:t>ser</w:t>
      </w:r>
      <w:r>
        <w:rPr>
          <w:spacing w:val="-2"/>
          <w:w w:val="90"/>
        </w:rPr>
        <w:t xml:space="preserve"> </w:t>
      </w:r>
      <w:r>
        <w:rPr>
          <w:w w:val="90"/>
        </w:rPr>
        <w:t>Exploratorio,</w:t>
      </w:r>
      <w:r>
        <w:rPr>
          <w:spacing w:val="-1"/>
          <w:w w:val="90"/>
        </w:rPr>
        <w:t xml:space="preserve"> </w:t>
      </w:r>
      <w:r>
        <w:rPr>
          <w:w w:val="90"/>
        </w:rPr>
        <w:t>Descriptivo,</w:t>
      </w:r>
      <w:r>
        <w:rPr>
          <w:spacing w:val="-1"/>
          <w:w w:val="90"/>
        </w:rPr>
        <w:t xml:space="preserve"> </w:t>
      </w:r>
      <w:r>
        <w:rPr>
          <w:w w:val="90"/>
        </w:rPr>
        <w:t>Correlacional</w:t>
      </w:r>
      <w:r>
        <w:rPr>
          <w:spacing w:val="-2"/>
          <w:w w:val="90"/>
        </w:rPr>
        <w:t xml:space="preserve"> </w:t>
      </w:r>
      <w:r>
        <w:rPr>
          <w:w w:val="90"/>
        </w:rPr>
        <w:t>o</w:t>
      </w:r>
      <w:r>
        <w:rPr>
          <w:spacing w:val="-2"/>
          <w:w w:val="90"/>
        </w:rPr>
        <w:t xml:space="preserve"> </w:t>
      </w:r>
      <w:r>
        <w:rPr>
          <w:w w:val="90"/>
        </w:rPr>
        <w:t>Analítico;</w:t>
      </w:r>
      <w:r>
        <w:rPr>
          <w:spacing w:val="-1"/>
          <w:w w:val="90"/>
        </w:rPr>
        <w:t xml:space="preserve"> </w:t>
      </w:r>
      <w:r>
        <w:rPr>
          <w:w w:val="90"/>
        </w:rPr>
        <w:t>a</w:t>
      </w:r>
      <w:r>
        <w:rPr>
          <w:spacing w:val="-3"/>
          <w:w w:val="90"/>
        </w:rPr>
        <w:t xml:space="preserve"> </w:t>
      </w:r>
      <w:r>
        <w:rPr>
          <w:w w:val="90"/>
        </w:rPr>
        <w:t>la</w:t>
      </w:r>
      <w:r>
        <w:rPr>
          <w:spacing w:val="-1"/>
          <w:w w:val="90"/>
        </w:rPr>
        <w:t xml:space="preserve"> </w:t>
      </w:r>
      <w:r>
        <w:rPr>
          <w:w w:val="90"/>
        </w:rPr>
        <w:t xml:space="preserve">Proyección </w:t>
      </w:r>
      <w:r>
        <w:rPr>
          <w:w w:val="85"/>
        </w:rPr>
        <w:t xml:space="preserve">[Retrospectiva, Prospectiva o </w:t>
      </w:r>
      <w:proofErr w:type="spellStart"/>
      <w:r>
        <w:rPr>
          <w:w w:val="85"/>
        </w:rPr>
        <w:t>Ambispectiva</w:t>
      </w:r>
      <w:proofErr w:type="spellEnd"/>
      <w:r>
        <w:rPr>
          <w:w w:val="85"/>
        </w:rPr>
        <w:t xml:space="preserve">]; al número de veces que se mide la variable [Transversal o Longitudinal]; al control de la variable, [Experimental o No </w:t>
      </w:r>
      <w:r>
        <w:rPr>
          <w:spacing w:val="-2"/>
          <w:w w:val="90"/>
        </w:rPr>
        <w:t>Experimental]).</w:t>
      </w:r>
    </w:p>
    <w:p w14:paraId="58E66CF9" w14:textId="77777777" w:rsidR="009A7B0E" w:rsidRDefault="002A395A">
      <w:pPr>
        <w:pStyle w:val="Prrafodelista"/>
        <w:numPr>
          <w:ilvl w:val="1"/>
          <w:numId w:val="1"/>
        </w:numPr>
        <w:tabs>
          <w:tab w:val="left" w:pos="1417"/>
        </w:tabs>
        <w:spacing w:before="0" w:line="273" w:lineRule="exact"/>
        <w:ind w:left="1417" w:hanging="567"/>
        <w:rPr>
          <w:sz w:val="24"/>
        </w:rPr>
      </w:pPr>
      <w:r>
        <w:rPr>
          <w:w w:val="80"/>
          <w:sz w:val="24"/>
        </w:rPr>
        <w:t>Diseño</w:t>
      </w:r>
      <w:r>
        <w:rPr>
          <w:spacing w:val="-7"/>
          <w:sz w:val="24"/>
        </w:rPr>
        <w:t xml:space="preserve"> </w:t>
      </w:r>
      <w:r>
        <w:rPr>
          <w:w w:val="80"/>
          <w:sz w:val="24"/>
        </w:rPr>
        <w:t>de</w:t>
      </w:r>
      <w:r>
        <w:rPr>
          <w:spacing w:val="-6"/>
          <w:sz w:val="24"/>
        </w:rPr>
        <w:t xml:space="preserve"> </w:t>
      </w:r>
      <w:r>
        <w:rPr>
          <w:spacing w:val="-2"/>
          <w:w w:val="80"/>
          <w:sz w:val="24"/>
        </w:rPr>
        <w:t>Investigación</w:t>
      </w:r>
    </w:p>
    <w:p w14:paraId="1AEF64EA" w14:textId="77777777" w:rsidR="009A7B0E" w:rsidRDefault="002A395A">
      <w:pPr>
        <w:pStyle w:val="Textoindependiente"/>
        <w:spacing w:before="140" w:line="357" w:lineRule="auto"/>
        <w:ind w:left="1417" w:right="145"/>
        <w:jc w:val="both"/>
      </w:pPr>
      <w:r>
        <w:rPr>
          <w:w w:val="80"/>
        </w:rPr>
        <w:t>(señala y</w:t>
      </w:r>
      <w:r>
        <w:t xml:space="preserve"> </w:t>
      </w:r>
      <w:r>
        <w:rPr>
          <w:w w:val="80"/>
        </w:rPr>
        <w:t xml:space="preserve">esquematiza el diseño propio de la investigación, se debe incluir un gráfico </w:t>
      </w:r>
      <w:r>
        <w:rPr>
          <w:spacing w:val="-2"/>
          <w:w w:val="90"/>
        </w:rPr>
        <w:t>conveni</w:t>
      </w:r>
      <w:r>
        <w:rPr>
          <w:spacing w:val="-2"/>
          <w:w w:val="90"/>
        </w:rPr>
        <w:t>ente).</w:t>
      </w:r>
    </w:p>
    <w:p w14:paraId="6CFF15B5" w14:textId="77777777" w:rsidR="009A7B0E" w:rsidRDefault="002A395A">
      <w:pPr>
        <w:pStyle w:val="Prrafodelista"/>
        <w:numPr>
          <w:ilvl w:val="1"/>
          <w:numId w:val="1"/>
        </w:numPr>
        <w:tabs>
          <w:tab w:val="left" w:pos="1417"/>
        </w:tabs>
        <w:spacing w:before="2"/>
        <w:ind w:left="1417" w:hanging="567"/>
        <w:rPr>
          <w:sz w:val="24"/>
        </w:rPr>
      </w:pPr>
      <w:r>
        <w:rPr>
          <w:w w:val="80"/>
          <w:sz w:val="24"/>
        </w:rPr>
        <w:t>Población,</w:t>
      </w:r>
      <w:r>
        <w:rPr>
          <w:spacing w:val="-5"/>
          <w:sz w:val="24"/>
        </w:rPr>
        <w:t xml:space="preserve"> </w:t>
      </w:r>
      <w:r>
        <w:rPr>
          <w:w w:val="80"/>
          <w:sz w:val="24"/>
        </w:rPr>
        <w:t>Muestra</w:t>
      </w:r>
      <w:r>
        <w:rPr>
          <w:spacing w:val="-7"/>
          <w:sz w:val="24"/>
        </w:rPr>
        <w:t xml:space="preserve"> </w:t>
      </w:r>
      <w:r>
        <w:rPr>
          <w:w w:val="80"/>
          <w:sz w:val="24"/>
        </w:rPr>
        <w:t>y</w:t>
      </w:r>
      <w:r>
        <w:rPr>
          <w:spacing w:val="-3"/>
          <w:sz w:val="24"/>
        </w:rPr>
        <w:t xml:space="preserve"> </w:t>
      </w:r>
      <w:r>
        <w:rPr>
          <w:spacing w:val="-2"/>
          <w:w w:val="80"/>
          <w:sz w:val="24"/>
        </w:rPr>
        <w:t>Muestreo</w:t>
      </w:r>
    </w:p>
    <w:p w14:paraId="10F0C382" w14:textId="77777777" w:rsidR="009A7B0E" w:rsidRDefault="002A395A">
      <w:pPr>
        <w:pStyle w:val="Prrafodelista"/>
        <w:numPr>
          <w:ilvl w:val="2"/>
          <w:numId w:val="1"/>
        </w:numPr>
        <w:tabs>
          <w:tab w:val="left" w:pos="2125"/>
        </w:tabs>
        <w:ind w:left="2125"/>
        <w:rPr>
          <w:sz w:val="24"/>
        </w:rPr>
      </w:pPr>
      <w:r>
        <w:rPr>
          <w:spacing w:val="-2"/>
          <w:w w:val="90"/>
          <w:sz w:val="24"/>
        </w:rPr>
        <w:t>Población</w:t>
      </w:r>
    </w:p>
    <w:p w14:paraId="7F89045A" w14:textId="77777777" w:rsidR="009A7B0E" w:rsidRDefault="002A395A">
      <w:pPr>
        <w:pStyle w:val="Textoindependiente"/>
        <w:spacing w:before="140" w:line="357" w:lineRule="auto"/>
        <w:ind w:left="2126"/>
      </w:pPr>
      <w:r>
        <w:rPr>
          <w:w w:val="90"/>
        </w:rPr>
        <w:t>(en</w:t>
      </w:r>
      <w:r>
        <w:rPr>
          <w:spacing w:val="9"/>
        </w:rPr>
        <w:t xml:space="preserve"> </w:t>
      </w:r>
      <w:r>
        <w:rPr>
          <w:w w:val="90"/>
        </w:rPr>
        <w:t>cuanto</w:t>
      </w:r>
      <w:r>
        <w:rPr>
          <w:spacing w:val="9"/>
        </w:rPr>
        <w:t xml:space="preserve"> </w:t>
      </w:r>
      <w:r>
        <w:rPr>
          <w:w w:val="90"/>
        </w:rPr>
        <w:t>a</w:t>
      </w:r>
      <w:r>
        <w:rPr>
          <w:spacing w:val="9"/>
        </w:rPr>
        <w:t xml:space="preserve"> </w:t>
      </w:r>
      <w:r>
        <w:rPr>
          <w:w w:val="90"/>
        </w:rPr>
        <w:t>la</w:t>
      </w:r>
      <w:r>
        <w:rPr>
          <w:spacing w:val="10"/>
        </w:rPr>
        <w:t xml:space="preserve"> </w:t>
      </w:r>
      <w:r>
        <w:rPr>
          <w:w w:val="90"/>
        </w:rPr>
        <w:t>Población,</w:t>
      </w:r>
      <w:r>
        <w:rPr>
          <w:spacing w:val="11"/>
        </w:rPr>
        <w:t xml:space="preserve"> </w:t>
      </w:r>
      <w:r>
        <w:rPr>
          <w:w w:val="90"/>
        </w:rPr>
        <w:t>se</w:t>
      </w:r>
      <w:r>
        <w:rPr>
          <w:spacing w:val="9"/>
        </w:rPr>
        <w:t xml:space="preserve"> </w:t>
      </w:r>
      <w:r>
        <w:rPr>
          <w:w w:val="90"/>
        </w:rPr>
        <w:t>describe</w:t>
      </w:r>
      <w:r>
        <w:rPr>
          <w:spacing w:val="9"/>
        </w:rPr>
        <w:t xml:space="preserve"> </w:t>
      </w:r>
      <w:r>
        <w:rPr>
          <w:w w:val="90"/>
        </w:rPr>
        <w:t>a</w:t>
      </w:r>
      <w:r>
        <w:rPr>
          <w:spacing w:val="9"/>
        </w:rPr>
        <w:t xml:space="preserve"> </w:t>
      </w:r>
      <w:r>
        <w:rPr>
          <w:w w:val="90"/>
        </w:rPr>
        <w:t>la</w:t>
      </w:r>
      <w:r>
        <w:rPr>
          <w:spacing w:val="10"/>
        </w:rPr>
        <w:t xml:space="preserve"> </w:t>
      </w:r>
      <w:r>
        <w:rPr>
          <w:w w:val="90"/>
        </w:rPr>
        <w:t>población</w:t>
      </w:r>
      <w:r>
        <w:rPr>
          <w:spacing w:val="9"/>
        </w:rPr>
        <w:t xml:space="preserve"> </w:t>
      </w:r>
      <w:r>
        <w:rPr>
          <w:w w:val="90"/>
        </w:rPr>
        <w:t>de</w:t>
      </w:r>
      <w:r>
        <w:rPr>
          <w:spacing w:val="10"/>
        </w:rPr>
        <w:t xml:space="preserve"> </w:t>
      </w:r>
      <w:r>
        <w:rPr>
          <w:w w:val="90"/>
        </w:rPr>
        <w:t>estudio</w:t>
      </w:r>
      <w:r>
        <w:rPr>
          <w:spacing w:val="14"/>
        </w:rPr>
        <w:t xml:space="preserve"> </w:t>
      </w:r>
      <w:r>
        <w:rPr>
          <w:w w:val="90"/>
        </w:rPr>
        <w:t>y</w:t>
      </w:r>
      <w:r>
        <w:rPr>
          <w:spacing w:val="12"/>
        </w:rPr>
        <w:t xml:space="preserve"> </w:t>
      </w:r>
      <w:r>
        <w:rPr>
          <w:w w:val="90"/>
        </w:rPr>
        <w:t xml:space="preserve">su </w:t>
      </w:r>
      <w:r>
        <w:rPr>
          <w:w w:val="85"/>
        </w:rPr>
        <w:t>ubicación espacio temporal).</w:t>
      </w:r>
    </w:p>
    <w:p w14:paraId="4678DE64" w14:textId="77777777" w:rsidR="009A7B0E" w:rsidRDefault="002A395A">
      <w:pPr>
        <w:pStyle w:val="Prrafodelista"/>
        <w:numPr>
          <w:ilvl w:val="2"/>
          <w:numId w:val="1"/>
        </w:numPr>
        <w:tabs>
          <w:tab w:val="left" w:pos="2125"/>
        </w:tabs>
        <w:spacing w:before="1"/>
        <w:ind w:left="2125"/>
        <w:rPr>
          <w:sz w:val="24"/>
        </w:rPr>
      </w:pPr>
      <w:r>
        <w:rPr>
          <w:spacing w:val="-2"/>
          <w:w w:val="90"/>
          <w:sz w:val="24"/>
        </w:rPr>
        <w:t>Muestra</w:t>
      </w:r>
    </w:p>
    <w:p w14:paraId="25F8792C" w14:textId="77777777" w:rsidR="009A7B0E" w:rsidRDefault="002A395A">
      <w:pPr>
        <w:pStyle w:val="Textoindependiente"/>
        <w:spacing w:before="140" w:line="357" w:lineRule="auto"/>
        <w:ind w:left="2126" w:right="197"/>
      </w:pPr>
      <w:r>
        <w:rPr>
          <w:w w:val="85"/>
        </w:rPr>
        <w:t>(en</w:t>
      </w:r>
      <w:r>
        <w:t xml:space="preserve"> </w:t>
      </w:r>
      <w:r>
        <w:rPr>
          <w:w w:val="85"/>
        </w:rPr>
        <w:t>cuanto</w:t>
      </w:r>
      <w:r>
        <w:t xml:space="preserve"> </w:t>
      </w:r>
      <w:r>
        <w:rPr>
          <w:w w:val="85"/>
        </w:rPr>
        <w:t>a</w:t>
      </w:r>
      <w:r>
        <w:t xml:space="preserve"> </w:t>
      </w:r>
      <w:r>
        <w:rPr>
          <w:w w:val="85"/>
        </w:rPr>
        <w:t>la</w:t>
      </w:r>
      <w:r>
        <w:t xml:space="preserve"> </w:t>
      </w:r>
      <w:r>
        <w:rPr>
          <w:w w:val="85"/>
        </w:rPr>
        <w:t>Muestra,</w:t>
      </w:r>
      <w:r>
        <w:rPr>
          <w:spacing w:val="17"/>
        </w:rPr>
        <w:t xml:space="preserve"> </w:t>
      </w:r>
      <w:r>
        <w:rPr>
          <w:w w:val="85"/>
        </w:rPr>
        <w:t>se</w:t>
      </w:r>
      <w:r>
        <w:t xml:space="preserve"> </w:t>
      </w:r>
      <w:r>
        <w:rPr>
          <w:w w:val="85"/>
        </w:rPr>
        <w:t>incorpora</w:t>
      </w:r>
      <w:r>
        <w:t xml:space="preserve"> </w:t>
      </w:r>
      <w:r>
        <w:rPr>
          <w:w w:val="85"/>
        </w:rPr>
        <w:t>la</w:t>
      </w:r>
      <w:r>
        <w:t xml:space="preserve"> </w:t>
      </w:r>
      <w:r>
        <w:rPr>
          <w:w w:val="85"/>
        </w:rPr>
        <w:t>descripción</w:t>
      </w:r>
      <w:r>
        <w:t xml:space="preserve"> </w:t>
      </w:r>
      <w:r>
        <w:rPr>
          <w:w w:val="85"/>
        </w:rPr>
        <w:t>de</w:t>
      </w:r>
      <w:r>
        <w:t xml:space="preserve"> </w:t>
      </w:r>
      <w:r>
        <w:rPr>
          <w:w w:val="85"/>
        </w:rPr>
        <w:t>las</w:t>
      </w:r>
      <w:r>
        <w:rPr>
          <w:spacing w:val="23"/>
        </w:rPr>
        <w:t xml:space="preserve"> </w:t>
      </w:r>
      <w:r>
        <w:rPr>
          <w:w w:val="85"/>
        </w:rPr>
        <w:t>unidades</w:t>
      </w:r>
      <w:r>
        <w:rPr>
          <w:spacing w:val="17"/>
        </w:rPr>
        <w:t xml:space="preserve"> </w:t>
      </w:r>
      <w:r>
        <w:rPr>
          <w:w w:val="85"/>
        </w:rPr>
        <w:t xml:space="preserve">de </w:t>
      </w:r>
      <w:r>
        <w:rPr>
          <w:spacing w:val="-2"/>
          <w:w w:val="90"/>
        </w:rPr>
        <w:t>análisis).</w:t>
      </w:r>
    </w:p>
    <w:p w14:paraId="484D5477" w14:textId="77777777" w:rsidR="009A7B0E" w:rsidRDefault="002A395A">
      <w:pPr>
        <w:pStyle w:val="Prrafodelista"/>
        <w:numPr>
          <w:ilvl w:val="2"/>
          <w:numId w:val="1"/>
        </w:numPr>
        <w:tabs>
          <w:tab w:val="left" w:pos="2125"/>
        </w:tabs>
        <w:spacing w:before="2"/>
        <w:ind w:left="2125"/>
        <w:rPr>
          <w:sz w:val="24"/>
        </w:rPr>
      </w:pPr>
      <w:r>
        <w:rPr>
          <w:spacing w:val="-2"/>
          <w:w w:val="90"/>
          <w:sz w:val="24"/>
        </w:rPr>
        <w:t>Muestreo</w:t>
      </w:r>
    </w:p>
    <w:p w14:paraId="59AE3E02" w14:textId="77777777" w:rsidR="009A7B0E" w:rsidRDefault="002A395A">
      <w:pPr>
        <w:pStyle w:val="Textoindependiente"/>
        <w:spacing w:before="136" w:line="362" w:lineRule="auto"/>
        <w:ind w:left="2126"/>
      </w:pPr>
      <w:r>
        <w:rPr>
          <w:w w:val="85"/>
        </w:rPr>
        <w:t>(en</w:t>
      </w:r>
      <w:r>
        <w:rPr>
          <w:spacing w:val="26"/>
        </w:rPr>
        <w:t xml:space="preserve"> </w:t>
      </w:r>
      <w:r>
        <w:rPr>
          <w:w w:val="85"/>
        </w:rPr>
        <w:t>cuanto</w:t>
      </w:r>
      <w:r>
        <w:rPr>
          <w:spacing w:val="26"/>
        </w:rPr>
        <w:t xml:space="preserve"> </w:t>
      </w:r>
      <w:r>
        <w:rPr>
          <w:w w:val="85"/>
        </w:rPr>
        <w:t>al</w:t>
      </w:r>
      <w:r>
        <w:rPr>
          <w:spacing w:val="29"/>
        </w:rPr>
        <w:t xml:space="preserve"> </w:t>
      </w:r>
      <w:r>
        <w:rPr>
          <w:w w:val="85"/>
        </w:rPr>
        <w:t>Muestreo,</w:t>
      </w:r>
      <w:r>
        <w:rPr>
          <w:spacing w:val="29"/>
        </w:rPr>
        <w:t xml:space="preserve"> </w:t>
      </w:r>
      <w:r>
        <w:rPr>
          <w:w w:val="85"/>
        </w:rPr>
        <w:t>se</w:t>
      </w:r>
      <w:r>
        <w:rPr>
          <w:spacing w:val="26"/>
        </w:rPr>
        <w:t xml:space="preserve"> </w:t>
      </w:r>
      <w:r>
        <w:rPr>
          <w:w w:val="85"/>
        </w:rPr>
        <w:t>indica</w:t>
      </w:r>
      <w:r>
        <w:rPr>
          <w:spacing w:val="27"/>
        </w:rPr>
        <w:t xml:space="preserve"> </w:t>
      </w:r>
      <w:r>
        <w:rPr>
          <w:w w:val="85"/>
        </w:rPr>
        <w:t>el</w:t>
      </w:r>
      <w:r>
        <w:rPr>
          <w:spacing w:val="24"/>
        </w:rPr>
        <w:t xml:space="preserve"> </w:t>
      </w:r>
      <w:r>
        <w:rPr>
          <w:w w:val="85"/>
        </w:rPr>
        <w:t>tamaño</w:t>
      </w:r>
      <w:r>
        <w:rPr>
          <w:spacing w:val="28"/>
        </w:rPr>
        <w:t xml:space="preserve"> </w:t>
      </w:r>
      <w:r>
        <w:rPr>
          <w:w w:val="85"/>
        </w:rPr>
        <w:t>o</w:t>
      </w:r>
      <w:r>
        <w:rPr>
          <w:spacing w:val="26"/>
        </w:rPr>
        <w:t xml:space="preserve"> </w:t>
      </w:r>
      <w:r>
        <w:rPr>
          <w:w w:val="85"/>
        </w:rPr>
        <w:t>selección</w:t>
      </w:r>
      <w:r>
        <w:rPr>
          <w:spacing w:val="26"/>
        </w:rPr>
        <w:t xml:space="preserve"> </w:t>
      </w:r>
      <w:r>
        <w:rPr>
          <w:w w:val="85"/>
        </w:rPr>
        <w:t>de</w:t>
      </w:r>
      <w:r>
        <w:rPr>
          <w:spacing w:val="26"/>
        </w:rPr>
        <w:t xml:space="preserve"> </w:t>
      </w:r>
      <w:r>
        <w:rPr>
          <w:w w:val="85"/>
        </w:rPr>
        <w:t>la</w:t>
      </w:r>
      <w:r>
        <w:rPr>
          <w:spacing w:val="25"/>
        </w:rPr>
        <w:t xml:space="preserve"> </w:t>
      </w:r>
      <w:r>
        <w:rPr>
          <w:w w:val="85"/>
        </w:rPr>
        <w:t xml:space="preserve">muestra </w:t>
      </w:r>
      <w:r>
        <w:rPr>
          <w:spacing w:val="-2"/>
          <w:w w:val="85"/>
        </w:rPr>
        <w:t>considerando los tipos de selección [Probabilísticos, No Probabilísticos]).</w:t>
      </w:r>
    </w:p>
    <w:p w14:paraId="0C8DB855" w14:textId="77777777" w:rsidR="009A7B0E" w:rsidRDefault="002A395A">
      <w:pPr>
        <w:pStyle w:val="Prrafodelista"/>
        <w:numPr>
          <w:ilvl w:val="1"/>
          <w:numId w:val="1"/>
        </w:numPr>
        <w:tabs>
          <w:tab w:val="left" w:pos="1417"/>
        </w:tabs>
        <w:spacing w:before="0" w:line="271" w:lineRule="exact"/>
        <w:ind w:left="1417" w:hanging="567"/>
        <w:rPr>
          <w:sz w:val="24"/>
        </w:rPr>
      </w:pPr>
      <w:r>
        <w:rPr>
          <w:spacing w:val="-2"/>
          <w:w w:val="90"/>
          <w:sz w:val="24"/>
        </w:rPr>
        <w:t>Variables</w:t>
      </w:r>
    </w:p>
    <w:p w14:paraId="33E5540B" w14:textId="77777777" w:rsidR="009A7B0E" w:rsidRDefault="002A395A">
      <w:pPr>
        <w:pStyle w:val="Prrafodelista"/>
        <w:numPr>
          <w:ilvl w:val="2"/>
          <w:numId w:val="1"/>
        </w:numPr>
        <w:tabs>
          <w:tab w:val="left" w:pos="2125"/>
        </w:tabs>
        <w:spacing w:before="137"/>
        <w:ind w:left="2125"/>
        <w:rPr>
          <w:sz w:val="24"/>
        </w:rPr>
      </w:pPr>
      <w:r>
        <w:rPr>
          <w:spacing w:val="-4"/>
          <w:w w:val="90"/>
          <w:sz w:val="24"/>
        </w:rPr>
        <w:t>Tipo</w:t>
      </w:r>
    </w:p>
    <w:p w14:paraId="7FD6088D" w14:textId="77777777" w:rsidR="009A7B0E" w:rsidRDefault="002A395A">
      <w:pPr>
        <w:pStyle w:val="Textoindependiente"/>
        <w:spacing w:before="136"/>
        <w:ind w:left="2126"/>
      </w:pPr>
      <w:r>
        <w:rPr>
          <w:w w:val="80"/>
        </w:rPr>
        <w:t>(es</w:t>
      </w:r>
      <w:r>
        <w:rPr>
          <w:spacing w:val="1"/>
        </w:rPr>
        <w:t xml:space="preserve"> </w:t>
      </w:r>
      <w:r>
        <w:rPr>
          <w:w w:val="80"/>
        </w:rPr>
        <w:t>Independiente,</w:t>
      </w:r>
      <w:r>
        <w:t xml:space="preserve"> </w:t>
      </w:r>
      <w:r>
        <w:rPr>
          <w:w w:val="80"/>
        </w:rPr>
        <w:t>Dependiente,</w:t>
      </w:r>
      <w:r>
        <w:rPr>
          <w:spacing w:val="-1"/>
        </w:rPr>
        <w:t xml:space="preserve"> </w:t>
      </w:r>
      <w:r>
        <w:rPr>
          <w:w w:val="80"/>
        </w:rPr>
        <w:t>Interviniente,</w:t>
      </w:r>
      <w:r>
        <w:t xml:space="preserve"> </w:t>
      </w:r>
      <w:r>
        <w:rPr>
          <w:w w:val="80"/>
        </w:rPr>
        <w:t>Medio;</w:t>
      </w:r>
      <w:r>
        <w:rPr>
          <w:spacing w:val="-1"/>
        </w:rPr>
        <w:t xml:space="preserve"> </w:t>
      </w:r>
      <w:r>
        <w:rPr>
          <w:w w:val="80"/>
        </w:rPr>
        <w:t>se</w:t>
      </w:r>
      <w:r>
        <w:rPr>
          <w:spacing w:val="-3"/>
        </w:rPr>
        <w:t xml:space="preserve"> </w:t>
      </w:r>
      <w:r>
        <w:rPr>
          <w:w w:val="80"/>
        </w:rPr>
        <w:t>describe</w:t>
      </w:r>
      <w:r>
        <w:rPr>
          <w:spacing w:val="-3"/>
        </w:rPr>
        <w:t xml:space="preserve"> </w:t>
      </w:r>
      <w:r>
        <w:rPr>
          <w:w w:val="80"/>
        </w:rPr>
        <w:t>cada</w:t>
      </w:r>
      <w:r>
        <w:rPr>
          <w:spacing w:val="-3"/>
        </w:rPr>
        <w:t xml:space="preserve"> </w:t>
      </w:r>
      <w:r>
        <w:rPr>
          <w:spacing w:val="-2"/>
          <w:w w:val="80"/>
        </w:rPr>
        <w:t>una).</w:t>
      </w:r>
    </w:p>
    <w:p w14:paraId="51131244" w14:textId="77777777" w:rsidR="009A7B0E" w:rsidRDefault="009A7B0E">
      <w:pPr>
        <w:pStyle w:val="Textoindependiente"/>
        <w:sectPr w:rsidR="009A7B0E">
          <w:pgSz w:w="11910" w:h="16840"/>
          <w:pgMar w:top="1320" w:right="1275" w:bottom="280" w:left="1559" w:header="720" w:footer="720" w:gutter="0"/>
          <w:cols w:space="720"/>
        </w:sectPr>
      </w:pPr>
    </w:p>
    <w:p w14:paraId="63B09D15" w14:textId="77777777" w:rsidR="009A7B0E" w:rsidRDefault="002A395A">
      <w:pPr>
        <w:pStyle w:val="Prrafodelista"/>
        <w:numPr>
          <w:ilvl w:val="2"/>
          <w:numId w:val="1"/>
        </w:numPr>
        <w:tabs>
          <w:tab w:val="left" w:pos="2125"/>
        </w:tabs>
        <w:spacing w:before="79"/>
        <w:ind w:left="2125"/>
        <w:rPr>
          <w:sz w:val="24"/>
        </w:rPr>
      </w:pPr>
      <w:r>
        <w:rPr>
          <w:spacing w:val="-2"/>
          <w:w w:val="90"/>
          <w:sz w:val="24"/>
        </w:rPr>
        <w:lastRenderedPageBreak/>
        <w:t>Operacionalización</w:t>
      </w:r>
    </w:p>
    <w:p w14:paraId="09871B6E" w14:textId="77777777" w:rsidR="009A7B0E" w:rsidRDefault="002A395A">
      <w:pPr>
        <w:pStyle w:val="Textoindependiente"/>
        <w:spacing w:before="140"/>
        <w:ind w:left="2126"/>
        <w:jc w:val="both"/>
      </w:pPr>
      <w:r>
        <w:rPr>
          <w:w w:val="80"/>
        </w:rPr>
        <w:t>(se</w:t>
      </w:r>
      <w:r>
        <w:rPr>
          <w:spacing w:val="-7"/>
        </w:rPr>
        <w:t xml:space="preserve"> </w:t>
      </w:r>
      <w:r>
        <w:rPr>
          <w:w w:val="80"/>
        </w:rPr>
        <w:t>debe</w:t>
      </w:r>
      <w:r>
        <w:rPr>
          <w:spacing w:val="-6"/>
        </w:rPr>
        <w:t xml:space="preserve"> </w:t>
      </w:r>
      <w:r>
        <w:rPr>
          <w:w w:val="80"/>
        </w:rPr>
        <w:t>colocar</w:t>
      </w:r>
      <w:r>
        <w:rPr>
          <w:spacing w:val="-6"/>
        </w:rPr>
        <w:t xml:space="preserve"> </w:t>
      </w:r>
      <w:r>
        <w:rPr>
          <w:w w:val="80"/>
        </w:rPr>
        <w:t>la</w:t>
      </w:r>
      <w:r>
        <w:rPr>
          <w:spacing w:val="-2"/>
        </w:rPr>
        <w:t xml:space="preserve"> </w:t>
      </w:r>
      <w:r>
        <w:rPr>
          <w:w w:val="80"/>
        </w:rPr>
        <w:t>Matriz</w:t>
      </w:r>
      <w:r>
        <w:rPr>
          <w:spacing w:val="-3"/>
        </w:rPr>
        <w:t xml:space="preserve"> </w:t>
      </w:r>
      <w:r>
        <w:rPr>
          <w:w w:val="80"/>
        </w:rPr>
        <w:t>de</w:t>
      </w:r>
      <w:r>
        <w:rPr>
          <w:spacing w:val="-6"/>
        </w:rPr>
        <w:t xml:space="preserve"> </w:t>
      </w:r>
      <w:r>
        <w:rPr>
          <w:w w:val="80"/>
        </w:rPr>
        <w:t>Operacionalización</w:t>
      </w:r>
      <w:r>
        <w:rPr>
          <w:spacing w:val="-6"/>
        </w:rPr>
        <w:t xml:space="preserve"> </w:t>
      </w:r>
      <w:r>
        <w:rPr>
          <w:w w:val="80"/>
        </w:rPr>
        <w:t>de</w:t>
      </w:r>
      <w:r>
        <w:rPr>
          <w:spacing w:val="-6"/>
        </w:rPr>
        <w:t xml:space="preserve"> </w:t>
      </w:r>
      <w:r>
        <w:rPr>
          <w:spacing w:val="-2"/>
          <w:w w:val="80"/>
        </w:rPr>
        <w:t>Variables)</w:t>
      </w:r>
    </w:p>
    <w:p w14:paraId="1F33F48C" w14:textId="77777777" w:rsidR="009A7B0E" w:rsidRDefault="002A395A">
      <w:pPr>
        <w:pStyle w:val="Prrafodelista"/>
        <w:numPr>
          <w:ilvl w:val="1"/>
          <w:numId w:val="1"/>
        </w:numPr>
        <w:tabs>
          <w:tab w:val="left" w:pos="1417"/>
        </w:tabs>
        <w:ind w:left="1417" w:hanging="567"/>
        <w:rPr>
          <w:sz w:val="24"/>
        </w:rPr>
      </w:pPr>
      <w:r>
        <w:rPr>
          <w:w w:val="80"/>
          <w:sz w:val="24"/>
        </w:rPr>
        <w:t>Técnicas</w:t>
      </w:r>
      <w:r>
        <w:rPr>
          <w:spacing w:val="-2"/>
          <w:sz w:val="24"/>
        </w:rPr>
        <w:t xml:space="preserve"> </w:t>
      </w:r>
      <w:r>
        <w:rPr>
          <w:w w:val="80"/>
          <w:sz w:val="24"/>
        </w:rPr>
        <w:t>e</w:t>
      </w:r>
      <w:r>
        <w:rPr>
          <w:spacing w:val="-5"/>
          <w:sz w:val="24"/>
        </w:rPr>
        <w:t xml:space="preserve"> </w:t>
      </w:r>
      <w:r>
        <w:rPr>
          <w:w w:val="80"/>
          <w:sz w:val="24"/>
        </w:rPr>
        <w:t>Instrumentos,</w:t>
      </w:r>
      <w:r>
        <w:rPr>
          <w:spacing w:val="-3"/>
          <w:sz w:val="24"/>
        </w:rPr>
        <w:t xml:space="preserve"> </w:t>
      </w:r>
      <w:r>
        <w:rPr>
          <w:w w:val="80"/>
          <w:sz w:val="24"/>
        </w:rPr>
        <w:t>Validación</w:t>
      </w:r>
      <w:r>
        <w:rPr>
          <w:spacing w:val="-5"/>
          <w:sz w:val="24"/>
        </w:rPr>
        <w:t xml:space="preserve"> </w:t>
      </w:r>
      <w:r>
        <w:rPr>
          <w:w w:val="80"/>
          <w:sz w:val="24"/>
        </w:rPr>
        <w:t>y</w:t>
      </w:r>
      <w:r>
        <w:rPr>
          <w:spacing w:val="-1"/>
          <w:sz w:val="24"/>
        </w:rPr>
        <w:t xml:space="preserve"> </w:t>
      </w:r>
      <w:r>
        <w:rPr>
          <w:spacing w:val="-2"/>
          <w:w w:val="80"/>
          <w:sz w:val="24"/>
        </w:rPr>
        <w:t>Confiabilidad</w:t>
      </w:r>
    </w:p>
    <w:p w14:paraId="2739716F" w14:textId="77777777" w:rsidR="009A7B0E" w:rsidRDefault="002A395A">
      <w:pPr>
        <w:pStyle w:val="Prrafodelista"/>
        <w:numPr>
          <w:ilvl w:val="2"/>
          <w:numId w:val="1"/>
        </w:numPr>
        <w:tabs>
          <w:tab w:val="left" w:pos="2125"/>
        </w:tabs>
        <w:ind w:left="2125"/>
        <w:rPr>
          <w:sz w:val="24"/>
        </w:rPr>
      </w:pPr>
      <w:r>
        <w:rPr>
          <w:w w:val="80"/>
          <w:sz w:val="24"/>
        </w:rPr>
        <w:t>Técnicas</w:t>
      </w:r>
      <w:r>
        <w:rPr>
          <w:spacing w:val="-2"/>
          <w:sz w:val="24"/>
        </w:rPr>
        <w:t xml:space="preserve"> </w:t>
      </w:r>
      <w:r>
        <w:rPr>
          <w:w w:val="80"/>
          <w:sz w:val="24"/>
        </w:rPr>
        <w:t>e</w:t>
      </w:r>
      <w:r>
        <w:rPr>
          <w:spacing w:val="-6"/>
          <w:sz w:val="24"/>
        </w:rPr>
        <w:t xml:space="preserve"> </w:t>
      </w:r>
      <w:r>
        <w:rPr>
          <w:spacing w:val="-2"/>
          <w:w w:val="80"/>
          <w:sz w:val="24"/>
        </w:rPr>
        <w:t>Instrumentos</w:t>
      </w:r>
    </w:p>
    <w:p w14:paraId="61C1693E" w14:textId="77777777" w:rsidR="009A7B0E" w:rsidRDefault="002A395A">
      <w:pPr>
        <w:pStyle w:val="Textoindependiente"/>
        <w:spacing w:before="140" w:line="357" w:lineRule="auto"/>
        <w:ind w:left="2126" w:right="140"/>
        <w:jc w:val="both"/>
      </w:pPr>
      <w:r>
        <w:rPr>
          <w:w w:val="90"/>
        </w:rPr>
        <w:t xml:space="preserve">(se describe las principales técnicas aplicadas y sus correspondientes </w:t>
      </w:r>
      <w:r>
        <w:rPr>
          <w:spacing w:val="-2"/>
          <w:w w:val="90"/>
        </w:rPr>
        <w:t>instrumentos que</w:t>
      </w:r>
      <w:r>
        <w:rPr>
          <w:spacing w:val="-3"/>
          <w:w w:val="90"/>
        </w:rPr>
        <w:t xml:space="preserve"> </w:t>
      </w:r>
      <w:r>
        <w:rPr>
          <w:spacing w:val="-2"/>
          <w:w w:val="90"/>
        </w:rPr>
        <w:t>se</w:t>
      </w:r>
      <w:r>
        <w:rPr>
          <w:spacing w:val="-3"/>
          <w:w w:val="90"/>
        </w:rPr>
        <w:t xml:space="preserve"> </w:t>
      </w:r>
      <w:r>
        <w:rPr>
          <w:spacing w:val="-2"/>
          <w:w w:val="90"/>
        </w:rPr>
        <w:t>utilizarán para</w:t>
      </w:r>
      <w:r>
        <w:rPr>
          <w:spacing w:val="-3"/>
          <w:w w:val="90"/>
        </w:rPr>
        <w:t xml:space="preserve"> </w:t>
      </w:r>
      <w:r>
        <w:rPr>
          <w:spacing w:val="-2"/>
          <w:w w:val="90"/>
        </w:rPr>
        <w:t>la recolección</w:t>
      </w:r>
      <w:r>
        <w:rPr>
          <w:spacing w:val="-3"/>
          <w:w w:val="90"/>
        </w:rPr>
        <w:t xml:space="preserve"> </w:t>
      </w:r>
      <w:r>
        <w:rPr>
          <w:spacing w:val="-2"/>
          <w:w w:val="90"/>
        </w:rPr>
        <w:t>y</w:t>
      </w:r>
      <w:r>
        <w:rPr>
          <w:spacing w:val="-4"/>
          <w:w w:val="90"/>
        </w:rPr>
        <w:t xml:space="preserve"> </w:t>
      </w:r>
      <w:r>
        <w:rPr>
          <w:spacing w:val="-2"/>
          <w:w w:val="90"/>
        </w:rPr>
        <w:t>procesamiento</w:t>
      </w:r>
      <w:r>
        <w:rPr>
          <w:spacing w:val="-3"/>
          <w:w w:val="90"/>
        </w:rPr>
        <w:t xml:space="preserve"> </w:t>
      </w:r>
      <w:r>
        <w:rPr>
          <w:spacing w:val="-2"/>
          <w:w w:val="90"/>
        </w:rPr>
        <w:t xml:space="preserve">de la </w:t>
      </w:r>
      <w:r>
        <w:rPr>
          <w:w w:val="90"/>
        </w:rPr>
        <w:t xml:space="preserve">información de acuerdo a los objetivos planteados en el proyecto de </w:t>
      </w:r>
      <w:r>
        <w:rPr>
          <w:spacing w:val="-2"/>
          <w:w w:val="90"/>
        </w:rPr>
        <w:t>investigación).</w:t>
      </w:r>
    </w:p>
    <w:p w14:paraId="53EF5906" w14:textId="77777777" w:rsidR="009A7B0E" w:rsidRDefault="002A395A">
      <w:pPr>
        <w:pStyle w:val="Prrafodelista"/>
        <w:numPr>
          <w:ilvl w:val="2"/>
          <w:numId w:val="1"/>
        </w:numPr>
        <w:tabs>
          <w:tab w:val="left" w:pos="2125"/>
        </w:tabs>
        <w:spacing w:before="8"/>
        <w:ind w:left="2125"/>
        <w:rPr>
          <w:sz w:val="24"/>
        </w:rPr>
      </w:pPr>
      <w:r>
        <w:rPr>
          <w:w w:val="80"/>
          <w:sz w:val="24"/>
        </w:rPr>
        <w:t>Validación</w:t>
      </w:r>
      <w:r>
        <w:rPr>
          <w:spacing w:val="-9"/>
          <w:sz w:val="24"/>
        </w:rPr>
        <w:t xml:space="preserve"> </w:t>
      </w:r>
      <w:r>
        <w:rPr>
          <w:w w:val="80"/>
          <w:sz w:val="24"/>
        </w:rPr>
        <w:t>y</w:t>
      </w:r>
      <w:r>
        <w:rPr>
          <w:spacing w:val="-6"/>
          <w:sz w:val="24"/>
        </w:rPr>
        <w:t xml:space="preserve"> </w:t>
      </w:r>
      <w:r>
        <w:rPr>
          <w:spacing w:val="-2"/>
          <w:w w:val="80"/>
          <w:sz w:val="24"/>
        </w:rPr>
        <w:t>Confiabilidad</w:t>
      </w:r>
    </w:p>
    <w:p w14:paraId="20370B6E" w14:textId="77777777" w:rsidR="009A7B0E" w:rsidRDefault="002A395A">
      <w:pPr>
        <w:pStyle w:val="Textoindependiente"/>
        <w:spacing w:before="136" w:line="357" w:lineRule="auto"/>
        <w:ind w:left="2126" w:right="149"/>
        <w:jc w:val="both"/>
      </w:pPr>
      <w:r>
        <w:rPr>
          <w:spacing w:val="-2"/>
          <w:w w:val="90"/>
        </w:rPr>
        <w:t>(se</w:t>
      </w:r>
      <w:r>
        <w:rPr>
          <w:spacing w:val="-6"/>
          <w:w w:val="90"/>
        </w:rPr>
        <w:t xml:space="preserve"> </w:t>
      </w:r>
      <w:r>
        <w:rPr>
          <w:spacing w:val="-2"/>
          <w:w w:val="90"/>
        </w:rPr>
        <w:t>describe</w:t>
      </w:r>
      <w:r>
        <w:rPr>
          <w:spacing w:val="-6"/>
          <w:w w:val="90"/>
        </w:rPr>
        <w:t xml:space="preserve"> </w:t>
      </w:r>
      <w:r>
        <w:rPr>
          <w:spacing w:val="-2"/>
          <w:w w:val="90"/>
        </w:rPr>
        <w:t>las</w:t>
      </w:r>
      <w:r>
        <w:rPr>
          <w:spacing w:val="-5"/>
          <w:w w:val="90"/>
        </w:rPr>
        <w:t xml:space="preserve"> </w:t>
      </w:r>
      <w:r>
        <w:rPr>
          <w:spacing w:val="-2"/>
          <w:w w:val="90"/>
        </w:rPr>
        <w:t>evidencias</w:t>
      </w:r>
      <w:r>
        <w:rPr>
          <w:spacing w:val="-5"/>
          <w:w w:val="90"/>
        </w:rPr>
        <w:t xml:space="preserve"> </w:t>
      </w:r>
      <w:r>
        <w:rPr>
          <w:spacing w:val="-2"/>
          <w:w w:val="90"/>
        </w:rPr>
        <w:t>de</w:t>
      </w:r>
      <w:r>
        <w:rPr>
          <w:spacing w:val="-6"/>
          <w:w w:val="90"/>
        </w:rPr>
        <w:t xml:space="preserve"> </w:t>
      </w:r>
      <w:r>
        <w:rPr>
          <w:spacing w:val="-2"/>
          <w:w w:val="90"/>
        </w:rPr>
        <w:t>validez</w:t>
      </w:r>
      <w:r>
        <w:rPr>
          <w:spacing w:val="-5"/>
          <w:w w:val="90"/>
        </w:rPr>
        <w:t xml:space="preserve"> </w:t>
      </w:r>
      <w:r>
        <w:rPr>
          <w:spacing w:val="-2"/>
          <w:w w:val="90"/>
        </w:rPr>
        <w:t>y</w:t>
      </w:r>
      <w:r>
        <w:rPr>
          <w:spacing w:val="-5"/>
          <w:w w:val="90"/>
        </w:rPr>
        <w:t xml:space="preserve"> </w:t>
      </w:r>
      <w:r>
        <w:rPr>
          <w:spacing w:val="-2"/>
          <w:w w:val="90"/>
        </w:rPr>
        <w:t>fiabilidad</w:t>
      </w:r>
      <w:r>
        <w:rPr>
          <w:spacing w:val="-6"/>
          <w:w w:val="90"/>
        </w:rPr>
        <w:t xml:space="preserve"> </w:t>
      </w:r>
      <w:r>
        <w:rPr>
          <w:spacing w:val="-2"/>
          <w:w w:val="90"/>
        </w:rPr>
        <w:t>de</w:t>
      </w:r>
      <w:r>
        <w:rPr>
          <w:spacing w:val="-6"/>
          <w:w w:val="90"/>
        </w:rPr>
        <w:t xml:space="preserve"> </w:t>
      </w:r>
      <w:r>
        <w:rPr>
          <w:spacing w:val="-2"/>
          <w:w w:val="90"/>
        </w:rPr>
        <w:t>los</w:t>
      </w:r>
      <w:r>
        <w:rPr>
          <w:spacing w:val="-5"/>
          <w:w w:val="90"/>
        </w:rPr>
        <w:t xml:space="preserve"> </w:t>
      </w:r>
      <w:r>
        <w:rPr>
          <w:spacing w:val="-2"/>
          <w:w w:val="90"/>
        </w:rPr>
        <w:t>instrumentos</w:t>
      </w:r>
      <w:r>
        <w:rPr>
          <w:spacing w:val="-5"/>
          <w:w w:val="90"/>
        </w:rPr>
        <w:t xml:space="preserve"> </w:t>
      </w:r>
      <w:r>
        <w:rPr>
          <w:spacing w:val="-2"/>
          <w:w w:val="90"/>
        </w:rPr>
        <w:t>de investigación).</w:t>
      </w:r>
    </w:p>
    <w:p w14:paraId="7ABE430A" w14:textId="77777777" w:rsidR="009A7B0E" w:rsidRDefault="002A395A">
      <w:pPr>
        <w:pStyle w:val="Prrafodelista"/>
        <w:numPr>
          <w:ilvl w:val="1"/>
          <w:numId w:val="1"/>
        </w:numPr>
        <w:tabs>
          <w:tab w:val="left" w:pos="1417"/>
        </w:tabs>
        <w:spacing w:before="2"/>
        <w:ind w:left="1417" w:hanging="567"/>
        <w:rPr>
          <w:sz w:val="24"/>
        </w:rPr>
      </w:pPr>
      <w:r>
        <w:rPr>
          <w:w w:val="80"/>
          <w:sz w:val="24"/>
        </w:rPr>
        <w:t>Método</w:t>
      </w:r>
      <w:r>
        <w:rPr>
          <w:spacing w:val="-6"/>
          <w:sz w:val="24"/>
        </w:rPr>
        <w:t xml:space="preserve"> </w:t>
      </w:r>
      <w:r>
        <w:rPr>
          <w:w w:val="80"/>
          <w:sz w:val="24"/>
        </w:rPr>
        <w:t>de</w:t>
      </w:r>
      <w:r>
        <w:rPr>
          <w:spacing w:val="-6"/>
          <w:sz w:val="24"/>
        </w:rPr>
        <w:t xml:space="preserve"> </w:t>
      </w:r>
      <w:r>
        <w:rPr>
          <w:w w:val="80"/>
          <w:sz w:val="24"/>
        </w:rPr>
        <w:t>Análisis</w:t>
      </w:r>
      <w:r>
        <w:rPr>
          <w:spacing w:val="-3"/>
          <w:sz w:val="24"/>
        </w:rPr>
        <w:t xml:space="preserve"> </w:t>
      </w:r>
      <w:r>
        <w:rPr>
          <w:w w:val="80"/>
          <w:sz w:val="24"/>
        </w:rPr>
        <w:t>de</w:t>
      </w:r>
      <w:r>
        <w:rPr>
          <w:spacing w:val="-6"/>
          <w:sz w:val="24"/>
        </w:rPr>
        <w:t xml:space="preserve"> </w:t>
      </w:r>
      <w:r>
        <w:rPr>
          <w:spacing w:val="-2"/>
          <w:w w:val="80"/>
          <w:sz w:val="24"/>
        </w:rPr>
        <w:t>Datos</w:t>
      </w:r>
    </w:p>
    <w:p w14:paraId="701ECCCB" w14:textId="77777777" w:rsidR="009A7B0E" w:rsidRDefault="002A395A">
      <w:pPr>
        <w:pStyle w:val="Textoindependiente"/>
        <w:spacing w:before="140"/>
        <w:ind w:left="1263"/>
        <w:jc w:val="center"/>
      </w:pPr>
      <w:r>
        <w:rPr>
          <w:w w:val="80"/>
        </w:rPr>
        <w:t>(puede</w:t>
      </w:r>
      <w:r>
        <w:rPr>
          <w:spacing w:val="-5"/>
        </w:rPr>
        <w:t xml:space="preserve"> </w:t>
      </w:r>
      <w:r>
        <w:rPr>
          <w:w w:val="80"/>
        </w:rPr>
        <w:t>ser</w:t>
      </w:r>
      <w:r>
        <w:rPr>
          <w:spacing w:val="-5"/>
        </w:rPr>
        <w:t xml:space="preserve"> </w:t>
      </w:r>
      <w:r>
        <w:rPr>
          <w:w w:val="80"/>
        </w:rPr>
        <w:t>Análisis</w:t>
      </w:r>
      <w:r>
        <w:rPr>
          <w:spacing w:val="-1"/>
        </w:rPr>
        <w:t xml:space="preserve"> </w:t>
      </w:r>
      <w:r>
        <w:rPr>
          <w:w w:val="80"/>
        </w:rPr>
        <w:t>Descriptivo,</w:t>
      </w:r>
      <w:r>
        <w:rPr>
          <w:spacing w:val="-2"/>
        </w:rPr>
        <w:t xml:space="preserve"> </w:t>
      </w:r>
      <w:r>
        <w:rPr>
          <w:w w:val="80"/>
        </w:rPr>
        <w:t>Análisis</w:t>
      </w:r>
      <w:r>
        <w:rPr>
          <w:spacing w:val="-1"/>
        </w:rPr>
        <w:t xml:space="preserve"> </w:t>
      </w:r>
      <w:r>
        <w:rPr>
          <w:w w:val="80"/>
        </w:rPr>
        <w:t>Inferencial,</w:t>
      </w:r>
      <w:r>
        <w:rPr>
          <w:spacing w:val="-2"/>
        </w:rPr>
        <w:t xml:space="preserve"> </w:t>
      </w:r>
      <w:r>
        <w:rPr>
          <w:w w:val="80"/>
        </w:rPr>
        <w:t>Paramétrico,</w:t>
      </w:r>
      <w:r>
        <w:rPr>
          <w:spacing w:val="-3"/>
        </w:rPr>
        <w:t xml:space="preserve"> </w:t>
      </w:r>
      <w:r>
        <w:rPr>
          <w:w w:val="80"/>
        </w:rPr>
        <w:t>Multivariado,</w:t>
      </w:r>
      <w:r>
        <w:rPr>
          <w:spacing w:val="-2"/>
        </w:rPr>
        <w:t xml:space="preserve"> </w:t>
      </w:r>
      <w:r>
        <w:rPr>
          <w:spacing w:val="-2"/>
          <w:w w:val="80"/>
        </w:rPr>
        <w:t>Otros).</w:t>
      </w:r>
    </w:p>
    <w:p w14:paraId="68A372D1" w14:textId="77777777" w:rsidR="009A7B0E" w:rsidRDefault="002A395A">
      <w:pPr>
        <w:pStyle w:val="Prrafodelista"/>
        <w:numPr>
          <w:ilvl w:val="1"/>
          <w:numId w:val="1"/>
        </w:numPr>
        <w:tabs>
          <w:tab w:val="left" w:pos="1417"/>
        </w:tabs>
        <w:ind w:left="1417" w:hanging="567"/>
        <w:rPr>
          <w:sz w:val="24"/>
        </w:rPr>
      </w:pPr>
      <w:r>
        <w:rPr>
          <w:spacing w:val="-2"/>
          <w:w w:val="90"/>
          <w:sz w:val="24"/>
        </w:rPr>
        <w:t>Procedimiento</w:t>
      </w:r>
    </w:p>
    <w:p w14:paraId="6178AB7E" w14:textId="77777777" w:rsidR="009A7B0E" w:rsidRDefault="002A395A">
      <w:pPr>
        <w:pStyle w:val="Textoindependiente"/>
        <w:spacing w:before="136" w:line="360" w:lineRule="auto"/>
        <w:ind w:left="1417" w:right="143"/>
        <w:jc w:val="both"/>
      </w:pPr>
      <w:r>
        <w:rPr>
          <w:w w:val="80"/>
        </w:rPr>
        <w:t xml:space="preserve">(se describe la elección de la Metodología Propuesta para el desarrollo de la solución </w:t>
      </w:r>
      <w:r>
        <w:rPr>
          <w:w w:val="85"/>
        </w:rPr>
        <w:t xml:space="preserve">planteada al problema de investigación, la cual puede estar organizada en fases, etapas, pasos, niveles etc. según corresponda; elaborar un esquema gráfico de la </w:t>
      </w:r>
      <w:r>
        <w:rPr>
          <w:spacing w:val="-2"/>
          <w:w w:val="90"/>
        </w:rPr>
        <w:t>misma).</w:t>
      </w:r>
    </w:p>
    <w:p w14:paraId="6D57EC5E" w14:textId="77777777" w:rsidR="009A7B0E" w:rsidRDefault="002A395A">
      <w:pPr>
        <w:pStyle w:val="Prrafodelista"/>
        <w:numPr>
          <w:ilvl w:val="1"/>
          <w:numId w:val="1"/>
        </w:numPr>
        <w:tabs>
          <w:tab w:val="left" w:pos="1417"/>
        </w:tabs>
        <w:spacing w:before="0" w:line="273" w:lineRule="exact"/>
        <w:ind w:left="1417" w:hanging="567"/>
        <w:rPr>
          <w:sz w:val="24"/>
        </w:rPr>
      </w:pPr>
      <w:r>
        <w:rPr>
          <w:w w:val="80"/>
          <w:sz w:val="24"/>
        </w:rPr>
        <w:t>Consideraciones</w:t>
      </w:r>
      <w:r>
        <w:rPr>
          <w:spacing w:val="4"/>
          <w:sz w:val="24"/>
        </w:rPr>
        <w:t xml:space="preserve"> </w:t>
      </w:r>
      <w:r>
        <w:rPr>
          <w:spacing w:val="-2"/>
          <w:w w:val="90"/>
          <w:sz w:val="24"/>
        </w:rPr>
        <w:t>Éticas</w:t>
      </w:r>
    </w:p>
    <w:p w14:paraId="6113CC0E" w14:textId="77777777" w:rsidR="009A7B0E" w:rsidRDefault="002A395A">
      <w:pPr>
        <w:pStyle w:val="Textoindependiente"/>
        <w:spacing w:before="140" w:line="357" w:lineRule="auto"/>
        <w:ind w:left="1417" w:right="147"/>
        <w:jc w:val="both"/>
      </w:pPr>
      <w:r>
        <w:rPr>
          <w:w w:val="90"/>
        </w:rPr>
        <w:t xml:space="preserve">(se explican los criterios que se utilizan para garantizar la calidad y ética de la </w:t>
      </w:r>
      <w:r>
        <w:rPr>
          <w:spacing w:val="-2"/>
          <w:w w:val="90"/>
        </w:rPr>
        <w:t>investigación).</w:t>
      </w:r>
    </w:p>
    <w:p w14:paraId="4F88234E" w14:textId="77777777" w:rsidR="009A7B0E" w:rsidRDefault="009A7B0E">
      <w:pPr>
        <w:pStyle w:val="Textoindependiente"/>
        <w:spacing w:before="138"/>
      </w:pPr>
    </w:p>
    <w:p w14:paraId="34BF4898" w14:textId="77777777" w:rsidR="009A7B0E" w:rsidRDefault="002A395A">
      <w:pPr>
        <w:pStyle w:val="Ttulo2"/>
      </w:pPr>
      <w:r>
        <w:rPr>
          <w:w w:val="80"/>
        </w:rPr>
        <w:t>CAPITULO</w:t>
      </w:r>
      <w:r>
        <w:rPr>
          <w:spacing w:val="-3"/>
        </w:rPr>
        <w:t xml:space="preserve"> </w:t>
      </w:r>
      <w:r>
        <w:rPr>
          <w:w w:val="80"/>
        </w:rPr>
        <w:t>III:</w:t>
      </w:r>
      <w:r>
        <w:rPr>
          <w:spacing w:val="-2"/>
        </w:rPr>
        <w:t xml:space="preserve"> </w:t>
      </w:r>
      <w:r>
        <w:rPr>
          <w:w w:val="80"/>
        </w:rPr>
        <w:t>ASPECTOS</w:t>
      </w:r>
      <w:r>
        <w:rPr>
          <w:spacing w:val="-4"/>
        </w:rPr>
        <w:t xml:space="preserve"> </w:t>
      </w:r>
      <w:r>
        <w:rPr>
          <w:spacing w:val="-2"/>
          <w:w w:val="80"/>
        </w:rPr>
        <w:t>ADMINISTRATIVOS</w:t>
      </w:r>
    </w:p>
    <w:p w14:paraId="2950C038" w14:textId="77777777" w:rsidR="009A7B0E" w:rsidRDefault="002A395A">
      <w:pPr>
        <w:pStyle w:val="Prrafodelista"/>
        <w:numPr>
          <w:ilvl w:val="1"/>
          <w:numId w:val="1"/>
        </w:numPr>
        <w:tabs>
          <w:tab w:val="left" w:pos="1415"/>
        </w:tabs>
        <w:spacing w:before="140"/>
        <w:ind w:left="1415" w:hanging="565"/>
        <w:rPr>
          <w:sz w:val="24"/>
        </w:rPr>
      </w:pPr>
      <w:r>
        <w:rPr>
          <w:w w:val="80"/>
          <w:sz w:val="24"/>
        </w:rPr>
        <w:t>Recursos</w:t>
      </w:r>
      <w:r>
        <w:rPr>
          <w:spacing w:val="-3"/>
          <w:sz w:val="24"/>
        </w:rPr>
        <w:t xml:space="preserve"> </w:t>
      </w:r>
      <w:r>
        <w:rPr>
          <w:w w:val="80"/>
          <w:sz w:val="24"/>
        </w:rPr>
        <w:t>y</w:t>
      </w:r>
      <w:r>
        <w:rPr>
          <w:spacing w:val="-2"/>
          <w:sz w:val="24"/>
        </w:rPr>
        <w:t xml:space="preserve"> </w:t>
      </w:r>
      <w:r>
        <w:rPr>
          <w:spacing w:val="-2"/>
          <w:w w:val="80"/>
          <w:sz w:val="24"/>
        </w:rPr>
        <w:t>Presupuesto</w:t>
      </w:r>
    </w:p>
    <w:p w14:paraId="19EAE562" w14:textId="77777777" w:rsidR="009A7B0E" w:rsidRDefault="002A395A">
      <w:pPr>
        <w:pStyle w:val="Prrafodelista"/>
        <w:numPr>
          <w:ilvl w:val="2"/>
          <w:numId w:val="1"/>
        </w:numPr>
        <w:tabs>
          <w:tab w:val="left" w:pos="2120"/>
        </w:tabs>
        <w:ind w:left="2120" w:hanging="703"/>
        <w:rPr>
          <w:sz w:val="24"/>
        </w:rPr>
      </w:pPr>
      <w:r>
        <w:rPr>
          <w:spacing w:val="-2"/>
          <w:w w:val="90"/>
          <w:sz w:val="24"/>
        </w:rPr>
        <w:t>Recursos</w:t>
      </w:r>
    </w:p>
    <w:p w14:paraId="636EAD8D" w14:textId="77777777" w:rsidR="009A7B0E" w:rsidRDefault="002A395A">
      <w:pPr>
        <w:pStyle w:val="Textoindependiente"/>
        <w:spacing w:before="136" w:line="362" w:lineRule="auto"/>
        <w:ind w:left="2126" w:right="145"/>
        <w:jc w:val="both"/>
      </w:pPr>
      <w:r>
        <w:rPr>
          <w:w w:val="90"/>
        </w:rPr>
        <w:t xml:space="preserve">(debe estar debidamente codificado según clasificación y catálogo de </w:t>
      </w:r>
      <w:r>
        <w:rPr>
          <w:w w:val="85"/>
        </w:rPr>
        <w:t>cuentas contable actualizada).</w:t>
      </w:r>
    </w:p>
    <w:p w14:paraId="2804E8F8" w14:textId="77777777" w:rsidR="009A7B0E" w:rsidRDefault="002A395A">
      <w:pPr>
        <w:pStyle w:val="Prrafodelista"/>
        <w:numPr>
          <w:ilvl w:val="3"/>
          <w:numId w:val="1"/>
        </w:numPr>
        <w:tabs>
          <w:tab w:val="left" w:pos="2972"/>
        </w:tabs>
        <w:spacing w:before="0" w:line="271" w:lineRule="exact"/>
        <w:ind w:left="2972" w:hanging="846"/>
        <w:rPr>
          <w:sz w:val="24"/>
        </w:rPr>
      </w:pPr>
      <w:r>
        <w:rPr>
          <w:spacing w:val="-2"/>
          <w:w w:val="90"/>
          <w:sz w:val="24"/>
        </w:rPr>
        <w:t>Personal</w:t>
      </w:r>
    </w:p>
    <w:p w14:paraId="5F6A3767" w14:textId="77777777" w:rsidR="009A7B0E" w:rsidRDefault="002A395A">
      <w:pPr>
        <w:pStyle w:val="Textoindependiente"/>
        <w:spacing w:before="136"/>
        <w:ind w:left="1192" w:right="2"/>
        <w:jc w:val="center"/>
      </w:pPr>
      <w:r>
        <w:rPr>
          <w:w w:val="80"/>
        </w:rPr>
        <w:t>(Tabla</w:t>
      </w:r>
      <w:r>
        <w:rPr>
          <w:spacing w:val="-9"/>
        </w:rPr>
        <w:t xml:space="preserve"> </w:t>
      </w:r>
      <w:r>
        <w:rPr>
          <w:w w:val="80"/>
        </w:rPr>
        <w:t>con</w:t>
      </w:r>
      <w:r>
        <w:rPr>
          <w:spacing w:val="-3"/>
        </w:rPr>
        <w:t xml:space="preserve"> </w:t>
      </w:r>
      <w:r>
        <w:rPr>
          <w:w w:val="80"/>
        </w:rPr>
        <w:t>descripción</w:t>
      </w:r>
      <w:r>
        <w:rPr>
          <w:spacing w:val="-8"/>
        </w:rPr>
        <w:t xml:space="preserve"> </w:t>
      </w:r>
      <w:r>
        <w:rPr>
          <w:w w:val="80"/>
        </w:rPr>
        <w:t>del</w:t>
      </w:r>
      <w:r>
        <w:rPr>
          <w:spacing w:val="-6"/>
        </w:rPr>
        <w:t xml:space="preserve"> </w:t>
      </w:r>
      <w:r>
        <w:rPr>
          <w:w w:val="80"/>
        </w:rPr>
        <w:t>Autor(es)</w:t>
      </w:r>
      <w:r>
        <w:rPr>
          <w:spacing w:val="-8"/>
        </w:rPr>
        <w:t xml:space="preserve"> </w:t>
      </w:r>
      <w:r>
        <w:rPr>
          <w:w w:val="80"/>
        </w:rPr>
        <w:t>y</w:t>
      </w:r>
      <w:r>
        <w:rPr>
          <w:spacing w:val="-3"/>
        </w:rPr>
        <w:t xml:space="preserve"> </w:t>
      </w:r>
      <w:r>
        <w:rPr>
          <w:w w:val="80"/>
        </w:rPr>
        <w:t>el</w:t>
      </w:r>
      <w:r>
        <w:rPr>
          <w:spacing w:val="-6"/>
        </w:rPr>
        <w:t xml:space="preserve"> </w:t>
      </w:r>
      <w:r>
        <w:rPr>
          <w:spacing w:val="-2"/>
          <w:w w:val="80"/>
        </w:rPr>
        <w:t>Asesor).</w:t>
      </w:r>
    </w:p>
    <w:p w14:paraId="08DC44EF" w14:textId="77777777" w:rsidR="009A7B0E" w:rsidRDefault="002A395A">
      <w:pPr>
        <w:pStyle w:val="Prrafodelista"/>
        <w:numPr>
          <w:ilvl w:val="3"/>
          <w:numId w:val="1"/>
        </w:numPr>
        <w:tabs>
          <w:tab w:val="left" w:pos="2972"/>
        </w:tabs>
        <w:ind w:left="2972" w:hanging="846"/>
        <w:rPr>
          <w:sz w:val="24"/>
        </w:rPr>
      </w:pPr>
      <w:r>
        <w:rPr>
          <w:spacing w:val="-2"/>
          <w:w w:val="90"/>
          <w:sz w:val="24"/>
        </w:rPr>
        <w:t>Bienes</w:t>
      </w:r>
    </w:p>
    <w:p w14:paraId="054D487D" w14:textId="77777777" w:rsidR="009A7B0E" w:rsidRDefault="002A395A">
      <w:pPr>
        <w:pStyle w:val="Textoindependiente"/>
        <w:spacing w:before="141"/>
        <w:ind w:left="2978"/>
      </w:pPr>
      <w:r>
        <w:rPr>
          <w:w w:val="80"/>
        </w:rPr>
        <w:t>(Tabla</w:t>
      </w:r>
      <w:r>
        <w:rPr>
          <w:spacing w:val="-9"/>
        </w:rPr>
        <w:t xml:space="preserve"> </w:t>
      </w:r>
      <w:r>
        <w:rPr>
          <w:w w:val="80"/>
        </w:rPr>
        <w:t>con</w:t>
      </w:r>
      <w:r>
        <w:rPr>
          <w:spacing w:val="-4"/>
        </w:rPr>
        <w:t xml:space="preserve"> </w:t>
      </w:r>
      <w:r>
        <w:rPr>
          <w:w w:val="80"/>
        </w:rPr>
        <w:t>descripción</w:t>
      </w:r>
      <w:r>
        <w:rPr>
          <w:spacing w:val="-8"/>
        </w:rPr>
        <w:t xml:space="preserve"> </w:t>
      </w:r>
      <w:r>
        <w:rPr>
          <w:w w:val="80"/>
        </w:rPr>
        <w:t>de</w:t>
      </w:r>
      <w:r>
        <w:rPr>
          <w:spacing w:val="-6"/>
        </w:rPr>
        <w:t xml:space="preserve"> </w:t>
      </w:r>
      <w:r>
        <w:rPr>
          <w:w w:val="80"/>
        </w:rPr>
        <w:t>Materiales</w:t>
      </w:r>
      <w:r>
        <w:rPr>
          <w:spacing w:val="-5"/>
        </w:rPr>
        <w:t xml:space="preserve"> </w:t>
      </w:r>
      <w:r>
        <w:rPr>
          <w:w w:val="80"/>
        </w:rPr>
        <w:t>y</w:t>
      </w:r>
      <w:r>
        <w:rPr>
          <w:spacing w:val="-5"/>
        </w:rPr>
        <w:t xml:space="preserve"> </w:t>
      </w:r>
      <w:r>
        <w:rPr>
          <w:w w:val="80"/>
        </w:rPr>
        <w:t>Útiles</w:t>
      </w:r>
      <w:r>
        <w:rPr>
          <w:spacing w:val="-2"/>
        </w:rPr>
        <w:t xml:space="preserve"> </w:t>
      </w:r>
      <w:r>
        <w:rPr>
          <w:w w:val="80"/>
        </w:rPr>
        <w:t>de</w:t>
      </w:r>
      <w:r>
        <w:rPr>
          <w:spacing w:val="-8"/>
        </w:rPr>
        <w:t xml:space="preserve"> </w:t>
      </w:r>
      <w:r>
        <w:rPr>
          <w:spacing w:val="-2"/>
          <w:w w:val="80"/>
        </w:rPr>
        <w:t>Escritorio).</w:t>
      </w:r>
    </w:p>
    <w:p w14:paraId="00E297B7" w14:textId="77777777" w:rsidR="009A7B0E" w:rsidRDefault="002A395A">
      <w:pPr>
        <w:pStyle w:val="Prrafodelista"/>
        <w:numPr>
          <w:ilvl w:val="3"/>
          <w:numId w:val="1"/>
        </w:numPr>
        <w:tabs>
          <w:tab w:val="left" w:pos="2972"/>
        </w:tabs>
        <w:ind w:left="2972" w:hanging="846"/>
        <w:rPr>
          <w:sz w:val="24"/>
        </w:rPr>
      </w:pPr>
      <w:r>
        <w:rPr>
          <w:spacing w:val="-2"/>
          <w:w w:val="90"/>
          <w:sz w:val="24"/>
        </w:rPr>
        <w:t>Viajes</w:t>
      </w:r>
    </w:p>
    <w:p w14:paraId="0FE2F2B8" w14:textId="77777777" w:rsidR="009A7B0E" w:rsidRDefault="002A395A">
      <w:pPr>
        <w:pStyle w:val="Textoindependiente"/>
        <w:spacing w:before="136" w:line="357" w:lineRule="auto"/>
        <w:ind w:left="2978"/>
      </w:pPr>
      <w:r>
        <w:rPr>
          <w:w w:val="85"/>
        </w:rPr>
        <w:t>(Tabla</w:t>
      </w:r>
      <w:r>
        <w:rPr>
          <w:spacing w:val="22"/>
        </w:rPr>
        <w:t xml:space="preserve"> </w:t>
      </w:r>
      <w:r>
        <w:rPr>
          <w:w w:val="85"/>
        </w:rPr>
        <w:t>con</w:t>
      </w:r>
      <w:r>
        <w:rPr>
          <w:spacing w:val="22"/>
        </w:rPr>
        <w:t xml:space="preserve"> </w:t>
      </w:r>
      <w:r>
        <w:rPr>
          <w:w w:val="85"/>
        </w:rPr>
        <w:t>descripción</w:t>
      </w:r>
      <w:r>
        <w:rPr>
          <w:spacing w:val="22"/>
        </w:rPr>
        <w:t xml:space="preserve"> </w:t>
      </w:r>
      <w:r>
        <w:rPr>
          <w:w w:val="85"/>
        </w:rPr>
        <w:t>de</w:t>
      </w:r>
      <w:r>
        <w:rPr>
          <w:spacing w:val="24"/>
        </w:rPr>
        <w:t xml:space="preserve"> </w:t>
      </w:r>
      <w:r>
        <w:rPr>
          <w:w w:val="85"/>
        </w:rPr>
        <w:t>Viajes</w:t>
      </w:r>
      <w:r>
        <w:rPr>
          <w:spacing w:val="24"/>
        </w:rPr>
        <w:t xml:space="preserve"> </w:t>
      </w:r>
      <w:r>
        <w:rPr>
          <w:w w:val="85"/>
        </w:rPr>
        <w:t>Domésticos</w:t>
      </w:r>
      <w:r>
        <w:rPr>
          <w:spacing w:val="24"/>
        </w:rPr>
        <w:t xml:space="preserve"> </w:t>
      </w:r>
      <w:r>
        <w:rPr>
          <w:w w:val="85"/>
        </w:rPr>
        <w:t>a</w:t>
      </w:r>
      <w:r>
        <w:rPr>
          <w:spacing w:val="19"/>
        </w:rPr>
        <w:t xml:space="preserve"> </w:t>
      </w:r>
      <w:r>
        <w:rPr>
          <w:w w:val="85"/>
        </w:rPr>
        <w:t>Nivel</w:t>
      </w:r>
      <w:r>
        <w:rPr>
          <w:spacing w:val="23"/>
        </w:rPr>
        <w:t xml:space="preserve"> </w:t>
      </w:r>
      <w:r>
        <w:rPr>
          <w:w w:val="85"/>
        </w:rPr>
        <w:t>Local</w:t>
      </w:r>
      <w:r>
        <w:rPr>
          <w:spacing w:val="20"/>
        </w:rPr>
        <w:t xml:space="preserve"> </w:t>
      </w:r>
      <w:r>
        <w:rPr>
          <w:w w:val="85"/>
        </w:rPr>
        <w:t xml:space="preserve">y/o </w:t>
      </w:r>
      <w:r>
        <w:rPr>
          <w:spacing w:val="-2"/>
          <w:w w:val="90"/>
        </w:rPr>
        <w:t>Nacional).</w:t>
      </w:r>
    </w:p>
    <w:p w14:paraId="108628E8" w14:textId="77777777" w:rsidR="009A7B0E" w:rsidRDefault="009A7B0E">
      <w:pPr>
        <w:pStyle w:val="Textoindependiente"/>
        <w:spacing w:line="357" w:lineRule="auto"/>
        <w:sectPr w:rsidR="009A7B0E">
          <w:pgSz w:w="11910" w:h="16840"/>
          <w:pgMar w:top="1320" w:right="1275" w:bottom="280" w:left="1559" w:header="720" w:footer="720" w:gutter="0"/>
          <w:cols w:space="720"/>
        </w:sectPr>
      </w:pPr>
    </w:p>
    <w:p w14:paraId="05DC03C5" w14:textId="77777777" w:rsidR="009A7B0E" w:rsidRDefault="002A395A">
      <w:pPr>
        <w:pStyle w:val="Prrafodelista"/>
        <w:numPr>
          <w:ilvl w:val="3"/>
          <w:numId w:val="1"/>
        </w:numPr>
        <w:tabs>
          <w:tab w:val="left" w:pos="2972"/>
        </w:tabs>
        <w:spacing w:before="79"/>
        <w:ind w:left="2972" w:hanging="846"/>
        <w:rPr>
          <w:sz w:val="24"/>
        </w:rPr>
      </w:pPr>
      <w:r>
        <w:rPr>
          <w:spacing w:val="-2"/>
          <w:w w:val="90"/>
          <w:sz w:val="24"/>
        </w:rPr>
        <w:lastRenderedPageBreak/>
        <w:t>Servicios</w:t>
      </w:r>
    </w:p>
    <w:p w14:paraId="6489503A" w14:textId="77777777" w:rsidR="009A7B0E" w:rsidRDefault="002A395A">
      <w:pPr>
        <w:pStyle w:val="Textoindependiente"/>
        <w:spacing w:before="140" w:line="357" w:lineRule="auto"/>
        <w:ind w:left="2978"/>
      </w:pPr>
      <w:r>
        <w:rPr>
          <w:spacing w:val="-2"/>
          <w:w w:val="90"/>
        </w:rPr>
        <w:t>(Tabla</w:t>
      </w:r>
      <w:r>
        <w:rPr>
          <w:spacing w:val="40"/>
        </w:rPr>
        <w:t xml:space="preserve"> </w:t>
      </w:r>
      <w:r>
        <w:rPr>
          <w:spacing w:val="-2"/>
          <w:w w:val="90"/>
        </w:rPr>
        <w:t>con</w:t>
      </w:r>
      <w:r>
        <w:rPr>
          <w:spacing w:val="40"/>
        </w:rPr>
        <w:t xml:space="preserve"> </w:t>
      </w:r>
      <w:r>
        <w:rPr>
          <w:spacing w:val="-2"/>
          <w:w w:val="90"/>
        </w:rPr>
        <w:t>descripción</w:t>
      </w:r>
      <w:r>
        <w:rPr>
          <w:spacing w:val="40"/>
        </w:rPr>
        <w:t xml:space="preserve"> </w:t>
      </w:r>
      <w:r>
        <w:rPr>
          <w:spacing w:val="-2"/>
          <w:w w:val="90"/>
        </w:rPr>
        <w:t>de</w:t>
      </w:r>
      <w:r>
        <w:rPr>
          <w:spacing w:val="40"/>
        </w:rPr>
        <w:t xml:space="preserve"> </w:t>
      </w:r>
      <w:r>
        <w:rPr>
          <w:spacing w:val="-2"/>
          <w:w w:val="90"/>
        </w:rPr>
        <w:t>Servicios</w:t>
      </w:r>
      <w:r>
        <w:rPr>
          <w:spacing w:val="40"/>
        </w:rPr>
        <w:t xml:space="preserve"> </w:t>
      </w:r>
      <w:r>
        <w:rPr>
          <w:spacing w:val="-2"/>
          <w:w w:val="90"/>
        </w:rPr>
        <w:t>Básicos</w:t>
      </w:r>
      <w:r>
        <w:rPr>
          <w:spacing w:val="40"/>
        </w:rPr>
        <w:t xml:space="preserve"> </w:t>
      </w:r>
      <w:r>
        <w:rPr>
          <w:spacing w:val="-2"/>
          <w:w w:val="90"/>
        </w:rPr>
        <w:t>[Energía]</w:t>
      </w:r>
      <w:r>
        <w:rPr>
          <w:spacing w:val="40"/>
        </w:rPr>
        <w:t xml:space="preserve"> </w:t>
      </w:r>
      <w:r>
        <w:rPr>
          <w:spacing w:val="-2"/>
          <w:w w:val="90"/>
        </w:rPr>
        <w:t>y</w:t>
      </w:r>
      <w:r>
        <w:rPr>
          <w:spacing w:val="40"/>
        </w:rPr>
        <w:t xml:space="preserve"> </w:t>
      </w:r>
      <w:r>
        <w:rPr>
          <w:spacing w:val="-2"/>
          <w:w w:val="90"/>
        </w:rPr>
        <w:t xml:space="preserve">de </w:t>
      </w:r>
      <w:r>
        <w:rPr>
          <w:w w:val="85"/>
        </w:rPr>
        <w:t>Comunicación [Telefonía e Internet]).</w:t>
      </w:r>
    </w:p>
    <w:p w14:paraId="02D7B759" w14:textId="77777777" w:rsidR="009A7B0E" w:rsidRDefault="002A395A">
      <w:pPr>
        <w:pStyle w:val="Textoindependiente"/>
        <w:spacing w:before="2" w:line="362" w:lineRule="auto"/>
        <w:ind w:left="2978"/>
      </w:pPr>
      <w:r>
        <w:rPr>
          <w:w w:val="85"/>
        </w:rPr>
        <w:t>(Tabla</w:t>
      </w:r>
      <w:r>
        <w:rPr>
          <w:spacing w:val="31"/>
        </w:rPr>
        <w:t xml:space="preserve"> </w:t>
      </w:r>
      <w:r>
        <w:rPr>
          <w:w w:val="85"/>
        </w:rPr>
        <w:t>con</w:t>
      </w:r>
      <w:r>
        <w:rPr>
          <w:spacing w:val="30"/>
        </w:rPr>
        <w:t xml:space="preserve"> </w:t>
      </w:r>
      <w:r>
        <w:rPr>
          <w:w w:val="85"/>
        </w:rPr>
        <w:t>descripción</w:t>
      </w:r>
      <w:r>
        <w:rPr>
          <w:spacing w:val="30"/>
        </w:rPr>
        <w:t xml:space="preserve"> </w:t>
      </w:r>
      <w:r>
        <w:rPr>
          <w:w w:val="85"/>
        </w:rPr>
        <w:t>de</w:t>
      </w:r>
      <w:r>
        <w:rPr>
          <w:spacing w:val="30"/>
        </w:rPr>
        <w:t xml:space="preserve"> </w:t>
      </w:r>
      <w:r>
        <w:rPr>
          <w:w w:val="85"/>
        </w:rPr>
        <w:t>Servicios</w:t>
      </w:r>
      <w:r>
        <w:rPr>
          <w:spacing w:val="32"/>
        </w:rPr>
        <w:t xml:space="preserve"> </w:t>
      </w:r>
      <w:r>
        <w:rPr>
          <w:w w:val="85"/>
        </w:rPr>
        <w:t>de</w:t>
      </w:r>
      <w:r>
        <w:rPr>
          <w:spacing w:val="34"/>
        </w:rPr>
        <w:t xml:space="preserve"> </w:t>
      </w:r>
      <w:r>
        <w:rPr>
          <w:w w:val="85"/>
        </w:rPr>
        <w:t>Impresión,</w:t>
      </w:r>
      <w:r>
        <w:rPr>
          <w:spacing w:val="32"/>
        </w:rPr>
        <w:t xml:space="preserve"> </w:t>
      </w:r>
      <w:r>
        <w:rPr>
          <w:w w:val="85"/>
        </w:rPr>
        <w:t xml:space="preserve">Fotocopias, </w:t>
      </w:r>
      <w:r>
        <w:rPr>
          <w:w w:val="85"/>
        </w:rPr>
        <w:t>Empastado y Encuadernado [Anillado]).</w:t>
      </w:r>
    </w:p>
    <w:p w14:paraId="28A18D47" w14:textId="77777777" w:rsidR="009A7B0E" w:rsidRDefault="002A395A">
      <w:pPr>
        <w:pStyle w:val="Textoindependiente"/>
        <w:spacing w:line="271" w:lineRule="exact"/>
        <w:ind w:left="2978"/>
      </w:pPr>
      <w:r>
        <w:rPr>
          <w:w w:val="80"/>
        </w:rPr>
        <w:t>(Tabla</w:t>
      </w:r>
      <w:r>
        <w:rPr>
          <w:spacing w:val="-6"/>
        </w:rPr>
        <w:t xml:space="preserve"> </w:t>
      </w:r>
      <w:r>
        <w:rPr>
          <w:w w:val="80"/>
        </w:rPr>
        <w:t>con</w:t>
      </w:r>
      <w:r>
        <w:rPr>
          <w:spacing w:val="-1"/>
        </w:rPr>
        <w:t xml:space="preserve"> </w:t>
      </w:r>
      <w:r>
        <w:rPr>
          <w:w w:val="80"/>
        </w:rPr>
        <w:t>descripción</w:t>
      </w:r>
      <w:r>
        <w:rPr>
          <w:spacing w:val="-5"/>
        </w:rPr>
        <w:t xml:space="preserve"> </w:t>
      </w:r>
      <w:r>
        <w:rPr>
          <w:w w:val="80"/>
        </w:rPr>
        <w:t>de</w:t>
      </w:r>
      <w:r>
        <w:rPr>
          <w:spacing w:val="-6"/>
        </w:rPr>
        <w:t xml:space="preserve"> </w:t>
      </w:r>
      <w:r>
        <w:rPr>
          <w:w w:val="80"/>
        </w:rPr>
        <w:t>Servicios</w:t>
      </w:r>
      <w:r>
        <w:rPr>
          <w:spacing w:val="-2"/>
        </w:rPr>
        <w:t xml:space="preserve"> </w:t>
      </w:r>
      <w:r>
        <w:rPr>
          <w:w w:val="80"/>
        </w:rPr>
        <w:t>de</w:t>
      </w:r>
      <w:r>
        <w:rPr>
          <w:spacing w:val="-1"/>
        </w:rPr>
        <w:t xml:space="preserve"> </w:t>
      </w:r>
      <w:r>
        <w:rPr>
          <w:w w:val="80"/>
        </w:rPr>
        <w:t>Consultoría</w:t>
      </w:r>
      <w:r>
        <w:rPr>
          <w:spacing w:val="-6"/>
        </w:rPr>
        <w:t xml:space="preserve"> </w:t>
      </w:r>
      <w:r>
        <w:rPr>
          <w:spacing w:val="-2"/>
          <w:w w:val="80"/>
        </w:rPr>
        <w:t>Especializada).</w:t>
      </w:r>
    </w:p>
    <w:p w14:paraId="58B59C42" w14:textId="77777777" w:rsidR="009A7B0E" w:rsidRDefault="002A395A">
      <w:pPr>
        <w:pStyle w:val="Prrafodelista"/>
        <w:numPr>
          <w:ilvl w:val="3"/>
          <w:numId w:val="1"/>
        </w:numPr>
        <w:tabs>
          <w:tab w:val="left" w:pos="2972"/>
        </w:tabs>
        <w:ind w:left="2972" w:hanging="846"/>
        <w:rPr>
          <w:sz w:val="24"/>
        </w:rPr>
      </w:pPr>
      <w:r>
        <w:rPr>
          <w:spacing w:val="-2"/>
          <w:w w:val="90"/>
          <w:sz w:val="24"/>
        </w:rPr>
        <w:t>Tecnológicos</w:t>
      </w:r>
    </w:p>
    <w:p w14:paraId="4A387B0C" w14:textId="77777777" w:rsidR="009A7B0E" w:rsidRDefault="002A395A">
      <w:pPr>
        <w:pStyle w:val="Textoindependiente"/>
        <w:spacing w:before="136" w:line="362" w:lineRule="auto"/>
        <w:ind w:left="2978"/>
      </w:pPr>
      <w:r>
        <w:rPr>
          <w:w w:val="85"/>
        </w:rPr>
        <w:t>(Tabla</w:t>
      </w:r>
      <w:r>
        <w:t xml:space="preserve"> </w:t>
      </w:r>
      <w:r>
        <w:rPr>
          <w:w w:val="85"/>
        </w:rPr>
        <w:t>con</w:t>
      </w:r>
      <w:r>
        <w:rPr>
          <w:spacing w:val="10"/>
        </w:rPr>
        <w:t xml:space="preserve"> </w:t>
      </w:r>
      <w:r>
        <w:rPr>
          <w:w w:val="85"/>
        </w:rPr>
        <w:t>descripción</w:t>
      </w:r>
      <w:r>
        <w:t xml:space="preserve"> </w:t>
      </w:r>
      <w:r>
        <w:rPr>
          <w:w w:val="85"/>
        </w:rPr>
        <w:t>de</w:t>
      </w:r>
      <w:r>
        <w:rPr>
          <w:spacing w:val="9"/>
        </w:rPr>
        <w:t xml:space="preserve"> </w:t>
      </w:r>
      <w:r>
        <w:rPr>
          <w:w w:val="85"/>
        </w:rPr>
        <w:t>Hardware</w:t>
      </w:r>
      <w:r>
        <w:t xml:space="preserve"> </w:t>
      </w:r>
      <w:r>
        <w:rPr>
          <w:w w:val="85"/>
        </w:rPr>
        <w:t>[Equipos</w:t>
      </w:r>
      <w:r>
        <w:rPr>
          <w:spacing w:val="9"/>
        </w:rPr>
        <w:t xml:space="preserve"> </w:t>
      </w:r>
      <w:r>
        <w:rPr>
          <w:w w:val="85"/>
        </w:rPr>
        <w:t>Informáticos</w:t>
      </w:r>
      <w:r>
        <w:rPr>
          <w:spacing w:val="9"/>
        </w:rPr>
        <w:t xml:space="preserve"> </w:t>
      </w:r>
      <w:r>
        <w:rPr>
          <w:w w:val="85"/>
        </w:rPr>
        <w:t>y</w:t>
      </w:r>
      <w:r>
        <w:rPr>
          <w:spacing w:val="9"/>
        </w:rPr>
        <w:t xml:space="preserve"> </w:t>
      </w:r>
      <w:r>
        <w:rPr>
          <w:w w:val="85"/>
        </w:rPr>
        <w:t>De Comunicaciones] y Software).</w:t>
      </w:r>
    </w:p>
    <w:p w14:paraId="73D56ADA" w14:textId="77777777" w:rsidR="009A7B0E" w:rsidRDefault="002A395A">
      <w:pPr>
        <w:pStyle w:val="Prrafodelista"/>
        <w:numPr>
          <w:ilvl w:val="2"/>
          <w:numId w:val="1"/>
        </w:numPr>
        <w:tabs>
          <w:tab w:val="left" w:pos="2120"/>
        </w:tabs>
        <w:spacing w:before="0" w:line="271" w:lineRule="exact"/>
        <w:ind w:left="2120" w:hanging="703"/>
        <w:rPr>
          <w:sz w:val="24"/>
        </w:rPr>
      </w:pPr>
      <w:r>
        <w:rPr>
          <w:spacing w:val="-2"/>
          <w:w w:val="90"/>
          <w:sz w:val="24"/>
        </w:rPr>
        <w:t>Presupuesto</w:t>
      </w:r>
    </w:p>
    <w:p w14:paraId="5D7111D3" w14:textId="77777777" w:rsidR="009A7B0E" w:rsidRDefault="002A395A">
      <w:pPr>
        <w:pStyle w:val="Textoindependiente"/>
        <w:spacing w:before="136" w:line="360" w:lineRule="auto"/>
        <w:ind w:left="2126" w:right="145"/>
        <w:jc w:val="both"/>
      </w:pPr>
      <w:r>
        <w:rPr>
          <w:w w:val="85"/>
        </w:rPr>
        <w:t>(se debe elaborar una Tabla por cad</w:t>
      </w:r>
      <w:r>
        <w:rPr>
          <w:w w:val="85"/>
        </w:rPr>
        <w:t xml:space="preserve">a Recurso Presupuestado: Personal, </w:t>
      </w:r>
      <w:r>
        <w:rPr>
          <w:w w:val="90"/>
        </w:rPr>
        <w:t xml:space="preserve">Bienes, Viajes, Servicios, Tecnológico y al final debe ir una Tabla </w:t>
      </w:r>
      <w:r>
        <w:rPr>
          <w:w w:val="85"/>
        </w:rPr>
        <w:t>Consolidada de todos los recursos presupuestados; se debe considerar el código</w:t>
      </w:r>
      <w:r>
        <w:rPr>
          <w:spacing w:val="-9"/>
          <w:w w:val="85"/>
        </w:rPr>
        <w:t xml:space="preserve"> </w:t>
      </w:r>
      <w:r>
        <w:rPr>
          <w:w w:val="85"/>
        </w:rPr>
        <w:t>de</w:t>
      </w:r>
      <w:r>
        <w:rPr>
          <w:spacing w:val="-7"/>
          <w:w w:val="85"/>
        </w:rPr>
        <w:t xml:space="preserve"> </w:t>
      </w:r>
      <w:r>
        <w:rPr>
          <w:w w:val="85"/>
        </w:rPr>
        <w:t>contable</w:t>
      </w:r>
      <w:r>
        <w:rPr>
          <w:spacing w:val="-6"/>
          <w:w w:val="85"/>
        </w:rPr>
        <w:t xml:space="preserve"> </w:t>
      </w:r>
      <w:r>
        <w:rPr>
          <w:w w:val="85"/>
        </w:rPr>
        <w:t>de</w:t>
      </w:r>
      <w:r>
        <w:rPr>
          <w:spacing w:val="-7"/>
          <w:w w:val="85"/>
        </w:rPr>
        <w:t xml:space="preserve"> </w:t>
      </w:r>
      <w:r>
        <w:rPr>
          <w:w w:val="85"/>
        </w:rPr>
        <w:t>partida</w:t>
      </w:r>
      <w:r>
        <w:rPr>
          <w:spacing w:val="-7"/>
          <w:w w:val="85"/>
        </w:rPr>
        <w:t xml:space="preserve"> </w:t>
      </w:r>
      <w:r>
        <w:rPr>
          <w:w w:val="85"/>
        </w:rPr>
        <w:t>presupuestal</w:t>
      </w:r>
      <w:r>
        <w:rPr>
          <w:spacing w:val="-6"/>
          <w:w w:val="85"/>
        </w:rPr>
        <w:t xml:space="preserve"> </w:t>
      </w:r>
      <w:r>
        <w:rPr>
          <w:w w:val="85"/>
        </w:rPr>
        <w:t>actualizado).</w:t>
      </w:r>
    </w:p>
    <w:p w14:paraId="55C5A364" w14:textId="77777777" w:rsidR="009A7B0E" w:rsidRDefault="002A395A">
      <w:pPr>
        <w:pStyle w:val="Prrafodelista"/>
        <w:numPr>
          <w:ilvl w:val="1"/>
          <w:numId w:val="1"/>
        </w:numPr>
        <w:tabs>
          <w:tab w:val="left" w:pos="1415"/>
        </w:tabs>
        <w:spacing w:before="0" w:line="272" w:lineRule="exact"/>
        <w:ind w:left="1415" w:hanging="565"/>
        <w:rPr>
          <w:sz w:val="24"/>
        </w:rPr>
      </w:pPr>
      <w:r>
        <w:rPr>
          <w:spacing w:val="-2"/>
          <w:w w:val="90"/>
          <w:sz w:val="24"/>
        </w:rPr>
        <w:t>Financiamiento</w:t>
      </w:r>
    </w:p>
    <w:p w14:paraId="1A1A2812" w14:textId="77777777" w:rsidR="009A7B0E" w:rsidRDefault="002A395A">
      <w:pPr>
        <w:pStyle w:val="Prrafodelista"/>
        <w:numPr>
          <w:ilvl w:val="2"/>
          <w:numId w:val="1"/>
        </w:numPr>
        <w:tabs>
          <w:tab w:val="left" w:pos="2120"/>
        </w:tabs>
        <w:spacing w:before="140"/>
        <w:ind w:left="2120" w:hanging="703"/>
        <w:rPr>
          <w:sz w:val="24"/>
        </w:rPr>
      </w:pPr>
      <w:r>
        <w:rPr>
          <w:w w:val="80"/>
          <w:sz w:val="24"/>
        </w:rPr>
        <w:t>De</w:t>
      </w:r>
      <w:r>
        <w:rPr>
          <w:spacing w:val="-7"/>
          <w:sz w:val="24"/>
        </w:rPr>
        <w:t xml:space="preserve"> </w:t>
      </w:r>
      <w:r>
        <w:rPr>
          <w:w w:val="80"/>
          <w:sz w:val="24"/>
        </w:rPr>
        <w:t>Fuente</w:t>
      </w:r>
      <w:r>
        <w:rPr>
          <w:w w:val="80"/>
          <w:sz w:val="24"/>
        </w:rPr>
        <w:t>s</w:t>
      </w:r>
      <w:r>
        <w:rPr>
          <w:spacing w:val="-3"/>
          <w:sz w:val="24"/>
        </w:rPr>
        <w:t xml:space="preserve"> </w:t>
      </w:r>
      <w:r>
        <w:rPr>
          <w:spacing w:val="-2"/>
          <w:w w:val="80"/>
          <w:sz w:val="24"/>
        </w:rPr>
        <w:t>Externas</w:t>
      </w:r>
    </w:p>
    <w:p w14:paraId="787FEDDD" w14:textId="77777777" w:rsidR="009A7B0E" w:rsidRDefault="002A395A">
      <w:pPr>
        <w:pStyle w:val="Prrafodelista"/>
        <w:numPr>
          <w:ilvl w:val="2"/>
          <w:numId w:val="1"/>
        </w:numPr>
        <w:tabs>
          <w:tab w:val="left" w:pos="2120"/>
        </w:tabs>
        <w:spacing w:before="137"/>
        <w:ind w:left="2120" w:hanging="703"/>
        <w:rPr>
          <w:sz w:val="24"/>
        </w:rPr>
      </w:pPr>
      <w:r>
        <w:rPr>
          <w:spacing w:val="-2"/>
          <w:w w:val="90"/>
          <w:sz w:val="24"/>
        </w:rPr>
        <w:t>Autofinanciación</w:t>
      </w:r>
    </w:p>
    <w:p w14:paraId="5ED52162" w14:textId="77777777" w:rsidR="009A7B0E" w:rsidRDefault="002A395A">
      <w:pPr>
        <w:pStyle w:val="Textoindependiente"/>
        <w:spacing w:before="136" w:line="357" w:lineRule="auto"/>
        <w:ind w:left="1417"/>
      </w:pPr>
      <w:r>
        <w:rPr>
          <w:w w:val="85"/>
        </w:rPr>
        <w:t>(si</w:t>
      </w:r>
      <w:r>
        <w:rPr>
          <w:spacing w:val="-1"/>
          <w:w w:val="85"/>
        </w:rPr>
        <w:t xml:space="preserve"> </w:t>
      </w:r>
      <w:r>
        <w:rPr>
          <w:w w:val="85"/>
        </w:rPr>
        <w:t>es posible</w:t>
      </w:r>
      <w:r>
        <w:rPr>
          <w:spacing w:val="-1"/>
          <w:w w:val="85"/>
        </w:rPr>
        <w:t xml:space="preserve"> </w:t>
      </w:r>
      <w:r>
        <w:rPr>
          <w:w w:val="85"/>
        </w:rPr>
        <w:t>se</w:t>
      </w:r>
      <w:r>
        <w:rPr>
          <w:spacing w:val="-2"/>
          <w:w w:val="85"/>
        </w:rPr>
        <w:t xml:space="preserve"> </w:t>
      </w:r>
      <w:r>
        <w:rPr>
          <w:w w:val="85"/>
        </w:rPr>
        <w:t>especifica</w:t>
      </w:r>
      <w:r>
        <w:rPr>
          <w:spacing w:val="-2"/>
          <w:w w:val="85"/>
        </w:rPr>
        <w:t xml:space="preserve"> </w:t>
      </w:r>
      <w:r>
        <w:rPr>
          <w:w w:val="85"/>
        </w:rPr>
        <w:t>la</w:t>
      </w:r>
      <w:r>
        <w:rPr>
          <w:spacing w:val="-2"/>
          <w:w w:val="85"/>
        </w:rPr>
        <w:t xml:space="preserve"> </w:t>
      </w:r>
      <w:r>
        <w:rPr>
          <w:w w:val="85"/>
        </w:rPr>
        <w:t>asignación porcentual</w:t>
      </w:r>
      <w:r>
        <w:rPr>
          <w:spacing w:val="-1"/>
          <w:w w:val="85"/>
        </w:rPr>
        <w:t xml:space="preserve"> </w:t>
      </w:r>
      <w:r>
        <w:rPr>
          <w:w w:val="85"/>
        </w:rPr>
        <w:t>de</w:t>
      </w:r>
      <w:r>
        <w:rPr>
          <w:spacing w:val="-2"/>
          <w:w w:val="85"/>
        </w:rPr>
        <w:t xml:space="preserve"> </w:t>
      </w:r>
      <w:r>
        <w:rPr>
          <w:w w:val="85"/>
        </w:rPr>
        <w:t>cada una de</w:t>
      </w:r>
      <w:r>
        <w:rPr>
          <w:spacing w:val="-2"/>
          <w:w w:val="85"/>
        </w:rPr>
        <w:t xml:space="preserve"> </w:t>
      </w:r>
      <w:r>
        <w:rPr>
          <w:w w:val="85"/>
        </w:rPr>
        <w:t xml:space="preserve">las fuentes de </w:t>
      </w:r>
      <w:r>
        <w:rPr>
          <w:spacing w:val="-2"/>
          <w:w w:val="90"/>
        </w:rPr>
        <w:t>financiamiento).</w:t>
      </w:r>
    </w:p>
    <w:p w14:paraId="316E8E3C" w14:textId="77777777" w:rsidR="009A7B0E" w:rsidRDefault="002A395A">
      <w:pPr>
        <w:pStyle w:val="Prrafodelista"/>
        <w:numPr>
          <w:ilvl w:val="1"/>
          <w:numId w:val="1"/>
        </w:numPr>
        <w:tabs>
          <w:tab w:val="left" w:pos="1415"/>
        </w:tabs>
        <w:spacing w:before="5"/>
        <w:ind w:left="1415" w:hanging="565"/>
        <w:rPr>
          <w:sz w:val="24"/>
        </w:rPr>
      </w:pPr>
      <w:r>
        <w:rPr>
          <w:w w:val="80"/>
          <w:sz w:val="24"/>
        </w:rPr>
        <w:t>Cronograma</w:t>
      </w:r>
      <w:r>
        <w:rPr>
          <w:spacing w:val="-3"/>
          <w:sz w:val="24"/>
        </w:rPr>
        <w:t xml:space="preserve"> </w:t>
      </w:r>
      <w:r>
        <w:rPr>
          <w:w w:val="80"/>
          <w:sz w:val="24"/>
        </w:rPr>
        <w:t>de</w:t>
      </w:r>
      <w:r>
        <w:rPr>
          <w:spacing w:val="-3"/>
          <w:sz w:val="24"/>
        </w:rPr>
        <w:t xml:space="preserve"> </w:t>
      </w:r>
      <w:r>
        <w:rPr>
          <w:spacing w:val="-2"/>
          <w:w w:val="80"/>
          <w:sz w:val="24"/>
        </w:rPr>
        <w:t>Ejecución</w:t>
      </w:r>
    </w:p>
    <w:p w14:paraId="79536145" w14:textId="77777777" w:rsidR="009A7B0E" w:rsidRDefault="002A395A">
      <w:pPr>
        <w:pStyle w:val="Prrafodelista"/>
        <w:numPr>
          <w:ilvl w:val="2"/>
          <w:numId w:val="1"/>
        </w:numPr>
        <w:tabs>
          <w:tab w:val="left" w:pos="2120"/>
        </w:tabs>
        <w:ind w:left="2120" w:hanging="703"/>
        <w:rPr>
          <w:sz w:val="24"/>
        </w:rPr>
      </w:pPr>
      <w:r>
        <w:rPr>
          <w:spacing w:val="-2"/>
          <w:w w:val="90"/>
          <w:sz w:val="24"/>
        </w:rPr>
        <w:t>Período</w:t>
      </w:r>
    </w:p>
    <w:p w14:paraId="0EC78D3B" w14:textId="77777777" w:rsidR="009A7B0E" w:rsidRDefault="002A395A">
      <w:pPr>
        <w:pStyle w:val="Textoindependiente"/>
        <w:spacing w:before="137" w:line="357" w:lineRule="auto"/>
        <w:ind w:left="2126" w:right="143"/>
        <w:jc w:val="both"/>
      </w:pPr>
      <w:r>
        <w:rPr>
          <w:w w:val="85"/>
        </w:rPr>
        <w:t>(se</w:t>
      </w:r>
      <w:r>
        <w:rPr>
          <w:spacing w:val="-7"/>
          <w:w w:val="85"/>
        </w:rPr>
        <w:t xml:space="preserve"> </w:t>
      </w:r>
      <w:r>
        <w:rPr>
          <w:w w:val="85"/>
        </w:rPr>
        <w:t>debe</w:t>
      </w:r>
      <w:r>
        <w:rPr>
          <w:spacing w:val="-7"/>
          <w:w w:val="85"/>
        </w:rPr>
        <w:t xml:space="preserve"> </w:t>
      </w:r>
      <w:r>
        <w:rPr>
          <w:w w:val="85"/>
        </w:rPr>
        <w:t>incluir</w:t>
      </w:r>
      <w:r>
        <w:rPr>
          <w:spacing w:val="-6"/>
          <w:w w:val="85"/>
        </w:rPr>
        <w:t xml:space="preserve"> </w:t>
      </w:r>
      <w:r>
        <w:rPr>
          <w:w w:val="85"/>
        </w:rPr>
        <w:t>Fecha</w:t>
      </w:r>
      <w:r>
        <w:rPr>
          <w:spacing w:val="-7"/>
          <w:w w:val="85"/>
        </w:rPr>
        <w:t xml:space="preserve"> </w:t>
      </w:r>
      <w:r>
        <w:rPr>
          <w:w w:val="85"/>
        </w:rPr>
        <w:t>de</w:t>
      </w:r>
      <w:r>
        <w:rPr>
          <w:spacing w:val="-7"/>
          <w:w w:val="85"/>
        </w:rPr>
        <w:t xml:space="preserve"> </w:t>
      </w:r>
      <w:r>
        <w:rPr>
          <w:w w:val="85"/>
        </w:rPr>
        <w:t>Inicio,</w:t>
      </w:r>
      <w:r>
        <w:rPr>
          <w:spacing w:val="-6"/>
          <w:w w:val="85"/>
        </w:rPr>
        <w:t xml:space="preserve"> </w:t>
      </w:r>
      <w:r>
        <w:rPr>
          <w:w w:val="85"/>
        </w:rPr>
        <w:t>fecha</w:t>
      </w:r>
      <w:r>
        <w:rPr>
          <w:spacing w:val="-7"/>
          <w:w w:val="85"/>
        </w:rPr>
        <w:t xml:space="preserve"> </w:t>
      </w:r>
      <w:r>
        <w:rPr>
          <w:w w:val="85"/>
        </w:rPr>
        <w:t>de</w:t>
      </w:r>
      <w:r>
        <w:rPr>
          <w:spacing w:val="-7"/>
          <w:w w:val="85"/>
        </w:rPr>
        <w:t xml:space="preserve"> </w:t>
      </w:r>
      <w:r>
        <w:rPr>
          <w:w w:val="85"/>
        </w:rPr>
        <w:t>Término</w:t>
      </w:r>
      <w:r>
        <w:rPr>
          <w:spacing w:val="-4"/>
          <w:w w:val="85"/>
        </w:rPr>
        <w:t xml:space="preserve"> </w:t>
      </w:r>
      <w:r>
        <w:rPr>
          <w:w w:val="85"/>
        </w:rPr>
        <w:t>y</w:t>
      </w:r>
      <w:r>
        <w:rPr>
          <w:spacing w:val="-5"/>
          <w:w w:val="85"/>
        </w:rPr>
        <w:t xml:space="preserve"> </w:t>
      </w:r>
      <w:r>
        <w:rPr>
          <w:w w:val="85"/>
        </w:rPr>
        <w:t>la</w:t>
      </w:r>
      <w:r>
        <w:rPr>
          <w:spacing w:val="-7"/>
          <w:w w:val="85"/>
        </w:rPr>
        <w:t xml:space="preserve"> </w:t>
      </w:r>
      <w:r>
        <w:rPr>
          <w:w w:val="85"/>
        </w:rPr>
        <w:t>Dedicación</w:t>
      </w:r>
      <w:r>
        <w:rPr>
          <w:spacing w:val="-6"/>
          <w:w w:val="85"/>
        </w:rPr>
        <w:t xml:space="preserve"> </w:t>
      </w:r>
      <w:r>
        <w:rPr>
          <w:w w:val="85"/>
        </w:rPr>
        <w:t>en</w:t>
      </w:r>
      <w:r>
        <w:rPr>
          <w:spacing w:val="-7"/>
          <w:w w:val="85"/>
        </w:rPr>
        <w:t xml:space="preserve"> </w:t>
      </w:r>
      <w:r>
        <w:rPr>
          <w:w w:val="85"/>
        </w:rPr>
        <w:t xml:space="preserve">Horas </w:t>
      </w:r>
      <w:r>
        <w:rPr>
          <w:spacing w:val="-2"/>
          <w:w w:val="90"/>
        </w:rPr>
        <w:t>Semanales).</w:t>
      </w:r>
    </w:p>
    <w:p w14:paraId="1881B8F9" w14:textId="77777777" w:rsidR="009A7B0E" w:rsidRDefault="002A395A">
      <w:pPr>
        <w:pStyle w:val="Prrafodelista"/>
        <w:numPr>
          <w:ilvl w:val="2"/>
          <w:numId w:val="1"/>
        </w:numPr>
        <w:tabs>
          <w:tab w:val="left" w:pos="2120"/>
        </w:tabs>
        <w:spacing w:before="5"/>
        <w:ind w:left="2120" w:hanging="703"/>
        <w:rPr>
          <w:sz w:val="24"/>
        </w:rPr>
      </w:pPr>
      <w:r>
        <w:rPr>
          <w:spacing w:val="-2"/>
          <w:w w:val="90"/>
          <w:sz w:val="24"/>
        </w:rPr>
        <w:t>Cronograma</w:t>
      </w:r>
    </w:p>
    <w:p w14:paraId="43A1E633" w14:textId="77777777" w:rsidR="009A7B0E" w:rsidRDefault="002A395A">
      <w:pPr>
        <w:pStyle w:val="Textoindependiente"/>
        <w:spacing w:before="136" w:line="357" w:lineRule="auto"/>
        <w:ind w:left="2126" w:right="145"/>
        <w:jc w:val="both"/>
      </w:pPr>
      <w:r>
        <w:rPr>
          <w:w w:val="85"/>
        </w:rPr>
        <w:t xml:space="preserve">(se debe incluir un Diagrama de Gantt que muestre en función del tiempo </w:t>
      </w:r>
      <w:r>
        <w:rPr>
          <w:spacing w:val="-2"/>
          <w:w w:val="85"/>
        </w:rPr>
        <w:t>cada una de las actividades programadas para el trabajo de investigación).</w:t>
      </w:r>
    </w:p>
    <w:p w14:paraId="3508FFC8" w14:textId="77777777" w:rsidR="009A7B0E" w:rsidRDefault="009A7B0E">
      <w:pPr>
        <w:pStyle w:val="Textoindependiente"/>
        <w:spacing w:before="2"/>
      </w:pPr>
    </w:p>
    <w:p w14:paraId="3549598C" w14:textId="77777777" w:rsidR="009A7B0E" w:rsidRDefault="002A395A">
      <w:pPr>
        <w:pStyle w:val="Ttulo2"/>
        <w:jc w:val="both"/>
      </w:pPr>
      <w:r>
        <w:rPr>
          <w:w w:val="80"/>
        </w:rPr>
        <w:t>REFERENCIAS</w:t>
      </w:r>
      <w:r>
        <w:t xml:space="preserve"> </w:t>
      </w:r>
      <w:r>
        <w:rPr>
          <w:spacing w:val="-2"/>
          <w:w w:val="90"/>
        </w:rPr>
        <w:t>BIBLIOGRÁFICAS</w:t>
      </w:r>
    </w:p>
    <w:p w14:paraId="59FD2B0C" w14:textId="77777777" w:rsidR="009A7B0E" w:rsidRDefault="002A395A">
      <w:pPr>
        <w:pStyle w:val="Textoindependiente"/>
        <w:spacing w:before="140" w:line="360" w:lineRule="auto"/>
        <w:ind w:left="850" w:right="136"/>
        <w:jc w:val="both"/>
        <w:rPr>
          <w:rFonts w:ascii="Arial MT" w:hAnsi="Arial MT"/>
          <w:i w:val="0"/>
        </w:rPr>
      </w:pPr>
      <w:r>
        <w:rPr>
          <w:w w:val="90"/>
        </w:rPr>
        <w:t xml:space="preserve">(Lista de fuentes citadas en el trabajo de investigación de acuerdo a la norma APA, </w:t>
      </w:r>
      <w:r>
        <w:rPr>
          <w:w w:val="85"/>
        </w:rPr>
        <w:t xml:space="preserve">ordenadas alfabéticamente, como mínimo 24 referencias, 25% del total de los últimos 5 años y el 75% del total de los últimos 10 años, 40% del total corresponde a artículos </w:t>
      </w:r>
      <w:r>
        <w:rPr>
          <w:w w:val="85"/>
        </w:rPr>
        <w:t>de revistas</w:t>
      </w:r>
      <w:r>
        <w:rPr>
          <w:spacing w:val="-4"/>
          <w:w w:val="85"/>
        </w:rPr>
        <w:t xml:space="preserve"> </w:t>
      </w:r>
      <w:r>
        <w:rPr>
          <w:w w:val="85"/>
        </w:rPr>
        <w:t>científicas</w:t>
      </w:r>
      <w:r>
        <w:rPr>
          <w:spacing w:val="-7"/>
          <w:w w:val="85"/>
        </w:rPr>
        <w:t xml:space="preserve"> </w:t>
      </w:r>
      <w:r>
        <w:rPr>
          <w:w w:val="85"/>
        </w:rPr>
        <w:t>indexadas</w:t>
      </w:r>
      <w:r>
        <w:rPr>
          <w:spacing w:val="-1"/>
          <w:w w:val="85"/>
        </w:rPr>
        <w:t xml:space="preserve"> </w:t>
      </w:r>
      <w:r>
        <w:rPr>
          <w:w w:val="85"/>
        </w:rPr>
        <w:t>y</w:t>
      </w:r>
      <w:r>
        <w:rPr>
          <w:spacing w:val="-4"/>
          <w:w w:val="85"/>
        </w:rPr>
        <w:t xml:space="preserve"> </w:t>
      </w:r>
      <w:r>
        <w:rPr>
          <w:w w:val="85"/>
        </w:rPr>
        <w:t>el</w:t>
      </w:r>
      <w:r>
        <w:rPr>
          <w:spacing w:val="-5"/>
          <w:w w:val="85"/>
        </w:rPr>
        <w:t xml:space="preserve"> </w:t>
      </w:r>
      <w:r>
        <w:rPr>
          <w:w w:val="85"/>
        </w:rPr>
        <w:t>60%</w:t>
      </w:r>
      <w:r>
        <w:rPr>
          <w:spacing w:val="-5"/>
          <w:w w:val="85"/>
        </w:rPr>
        <w:t xml:space="preserve"> </w:t>
      </w:r>
      <w:r>
        <w:rPr>
          <w:w w:val="85"/>
        </w:rPr>
        <w:t>del</w:t>
      </w:r>
      <w:r>
        <w:rPr>
          <w:spacing w:val="-5"/>
          <w:w w:val="85"/>
        </w:rPr>
        <w:t xml:space="preserve"> </w:t>
      </w:r>
      <w:r>
        <w:rPr>
          <w:w w:val="85"/>
        </w:rPr>
        <w:t>total</w:t>
      </w:r>
      <w:r>
        <w:rPr>
          <w:spacing w:val="-5"/>
          <w:w w:val="85"/>
        </w:rPr>
        <w:t xml:space="preserve"> </w:t>
      </w:r>
      <w:r>
        <w:rPr>
          <w:w w:val="85"/>
        </w:rPr>
        <w:t>corresponde</w:t>
      </w:r>
      <w:r>
        <w:rPr>
          <w:spacing w:val="-6"/>
          <w:w w:val="85"/>
        </w:rPr>
        <w:t xml:space="preserve"> </w:t>
      </w:r>
      <w:r>
        <w:rPr>
          <w:w w:val="85"/>
        </w:rPr>
        <w:t>a</w:t>
      </w:r>
      <w:r>
        <w:rPr>
          <w:spacing w:val="-6"/>
          <w:w w:val="85"/>
        </w:rPr>
        <w:t xml:space="preserve"> </w:t>
      </w:r>
      <w:r>
        <w:rPr>
          <w:w w:val="85"/>
        </w:rPr>
        <w:t>libros</w:t>
      </w:r>
      <w:r>
        <w:rPr>
          <w:spacing w:val="-2"/>
          <w:w w:val="85"/>
        </w:rPr>
        <w:t xml:space="preserve"> </w:t>
      </w:r>
      <w:r>
        <w:rPr>
          <w:w w:val="85"/>
        </w:rPr>
        <w:t>[físicos</w:t>
      </w:r>
      <w:r>
        <w:rPr>
          <w:spacing w:val="-7"/>
          <w:w w:val="85"/>
        </w:rPr>
        <w:t xml:space="preserve"> </w:t>
      </w:r>
      <w:r>
        <w:rPr>
          <w:w w:val="85"/>
        </w:rPr>
        <w:t>y/o</w:t>
      </w:r>
      <w:r>
        <w:rPr>
          <w:spacing w:val="-6"/>
          <w:w w:val="85"/>
        </w:rPr>
        <w:t xml:space="preserve"> </w:t>
      </w:r>
      <w:r>
        <w:rPr>
          <w:w w:val="85"/>
        </w:rPr>
        <w:t>digitales]; así</w:t>
      </w:r>
      <w:r>
        <w:rPr>
          <w:spacing w:val="-7"/>
          <w:w w:val="85"/>
        </w:rPr>
        <w:t xml:space="preserve"> </w:t>
      </w:r>
      <w:r>
        <w:rPr>
          <w:w w:val="85"/>
        </w:rPr>
        <w:t>mismo,</w:t>
      </w:r>
      <w:r>
        <w:rPr>
          <w:spacing w:val="-7"/>
          <w:w w:val="85"/>
        </w:rPr>
        <w:t xml:space="preserve"> </w:t>
      </w:r>
      <w:r>
        <w:rPr>
          <w:w w:val="85"/>
        </w:rPr>
        <w:t>el</w:t>
      </w:r>
      <w:r>
        <w:rPr>
          <w:spacing w:val="-6"/>
          <w:w w:val="85"/>
        </w:rPr>
        <w:t xml:space="preserve"> </w:t>
      </w:r>
      <w:r>
        <w:rPr>
          <w:w w:val="85"/>
        </w:rPr>
        <w:t>25%</w:t>
      </w:r>
      <w:r>
        <w:rPr>
          <w:spacing w:val="-7"/>
          <w:w w:val="85"/>
        </w:rPr>
        <w:t xml:space="preserve"> </w:t>
      </w:r>
      <w:r>
        <w:rPr>
          <w:w w:val="85"/>
        </w:rPr>
        <w:t>del</w:t>
      </w:r>
      <w:r>
        <w:rPr>
          <w:spacing w:val="-7"/>
          <w:w w:val="85"/>
        </w:rPr>
        <w:t xml:space="preserve"> </w:t>
      </w:r>
      <w:r>
        <w:rPr>
          <w:w w:val="85"/>
        </w:rPr>
        <w:t>total</w:t>
      </w:r>
      <w:r>
        <w:rPr>
          <w:spacing w:val="-6"/>
          <w:w w:val="85"/>
        </w:rPr>
        <w:t xml:space="preserve"> </w:t>
      </w:r>
      <w:r>
        <w:rPr>
          <w:w w:val="85"/>
        </w:rPr>
        <w:t>debe</w:t>
      </w:r>
      <w:r>
        <w:rPr>
          <w:spacing w:val="-7"/>
          <w:w w:val="85"/>
        </w:rPr>
        <w:t xml:space="preserve"> </w:t>
      </w:r>
      <w:r>
        <w:rPr>
          <w:w w:val="85"/>
        </w:rPr>
        <w:t>ser</w:t>
      </w:r>
      <w:r>
        <w:rPr>
          <w:spacing w:val="-7"/>
          <w:w w:val="85"/>
        </w:rPr>
        <w:t xml:space="preserve"> </w:t>
      </w:r>
      <w:r>
        <w:rPr>
          <w:w w:val="85"/>
        </w:rPr>
        <w:t>referencias</w:t>
      </w:r>
      <w:r>
        <w:rPr>
          <w:spacing w:val="-7"/>
          <w:w w:val="85"/>
        </w:rPr>
        <w:t xml:space="preserve"> </w:t>
      </w:r>
      <w:r>
        <w:rPr>
          <w:w w:val="85"/>
        </w:rPr>
        <w:t>en</w:t>
      </w:r>
      <w:r>
        <w:rPr>
          <w:spacing w:val="-6"/>
          <w:w w:val="85"/>
        </w:rPr>
        <w:t xml:space="preserve"> </w:t>
      </w:r>
      <w:r>
        <w:rPr>
          <w:w w:val="85"/>
        </w:rPr>
        <w:t>el</w:t>
      </w:r>
      <w:r>
        <w:rPr>
          <w:spacing w:val="-7"/>
          <w:w w:val="85"/>
        </w:rPr>
        <w:t xml:space="preserve"> </w:t>
      </w:r>
      <w:r>
        <w:rPr>
          <w:w w:val="85"/>
        </w:rPr>
        <w:t>idioma</w:t>
      </w:r>
      <w:r>
        <w:rPr>
          <w:spacing w:val="-7"/>
          <w:w w:val="85"/>
        </w:rPr>
        <w:t xml:space="preserve"> </w:t>
      </w:r>
      <w:r>
        <w:rPr>
          <w:w w:val="85"/>
        </w:rPr>
        <w:t>inglés</w:t>
      </w:r>
      <w:r>
        <w:rPr>
          <w:rFonts w:ascii="Arial MT" w:hAnsi="Arial MT"/>
          <w:i w:val="0"/>
          <w:w w:val="85"/>
        </w:rPr>
        <w:t>).</w:t>
      </w:r>
    </w:p>
    <w:p w14:paraId="6069475F" w14:textId="77777777" w:rsidR="009A7B0E" w:rsidRDefault="009A7B0E">
      <w:pPr>
        <w:pStyle w:val="Textoindependiente"/>
        <w:spacing w:line="360" w:lineRule="auto"/>
        <w:jc w:val="both"/>
        <w:rPr>
          <w:rFonts w:ascii="Arial MT" w:hAnsi="Arial MT"/>
          <w:i w:val="0"/>
        </w:rPr>
        <w:sectPr w:rsidR="009A7B0E">
          <w:pgSz w:w="11910" w:h="16840"/>
          <w:pgMar w:top="1320" w:right="1275" w:bottom="280" w:left="1559" w:header="720" w:footer="720" w:gutter="0"/>
          <w:cols w:space="720"/>
        </w:sectPr>
      </w:pPr>
    </w:p>
    <w:p w14:paraId="41E3E373" w14:textId="77777777" w:rsidR="009A7B0E" w:rsidRDefault="002A395A">
      <w:pPr>
        <w:pStyle w:val="Ttulo2"/>
        <w:spacing w:before="79"/>
      </w:pPr>
      <w:r>
        <w:rPr>
          <w:spacing w:val="-2"/>
          <w:w w:val="90"/>
        </w:rPr>
        <w:lastRenderedPageBreak/>
        <w:t>ANEXOS</w:t>
      </w:r>
    </w:p>
    <w:p w14:paraId="5E9987BF" w14:textId="77777777" w:rsidR="009A7B0E" w:rsidRDefault="002A395A">
      <w:pPr>
        <w:spacing w:before="140" w:line="273" w:lineRule="auto"/>
        <w:ind w:left="850" w:right="5146"/>
        <w:rPr>
          <w:rFonts w:ascii="Arial MT" w:hAnsi="Arial MT"/>
          <w:sz w:val="24"/>
        </w:rPr>
      </w:pPr>
      <w:r>
        <w:rPr>
          <w:rFonts w:ascii="Arial MT" w:hAnsi="Arial MT"/>
          <w:w w:val="80"/>
          <w:sz w:val="24"/>
        </w:rPr>
        <w:t xml:space="preserve">Anexo 1: Matriz de Consistencia </w:t>
      </w:r>
      <w:r>
        <w:rPr>
          <w:rFonts w:ascii="Arial MT" w:hAnsi="Arial MT"/>
          <w:w w:val="85"/>
          <w:sz w:val="24"/>
        </w:rPr>
        <w:t xml:space="preserve">Anexo 2: Árbol de </w:t>
      </w:r>
      <w:r>
        <w:rPr>
          <w:rFonts w:ascii="Arial MT" w:hAnsi="Arial MT"/>
          <w:w w:val="85"/>
          <w:sz w:val="24"/>
        </w:rPr>
        <w:t>Problemas Anexo 3: Árbol de Objetivos</w:t>
      </w:r>
    </w:p>
    <w:p w14:paraId="42F9837A" w14:textId="77777777" w:rsidR="009A7B0E" w:rsidRDefault="002A395A">
      <w:pPr>
        <w:spacing w:before="4"/>
        <w:ind w:left="850"/>
        <w:rPr>
          <w:rFonts w:ascii="Arial MT" w:hAnsi="Arial MT"/>
          <w:sz w:val="24"/>
        </w:rPr>
      </w:pPr>
      <w:r>
        <w:rPr>
          <w:rFonts w:ascii="Arial MT" w:hAnsi="Arial MT"/>
          <w:w w:val="80"/>
          <w:sz w:val="24"/>
        </w:rPr>
        <w:t>Anexo</w:t>
      </w:r>
      <w:r>
        <w:rPr>
          <w:rFonts w:ascii="Arial MT" w:hAnsi="Arial MT"/>
          <w:spacing w:val="-5"/>
          <w:sz w:val="24"/>
        </w:rPr>
        <w:t xml:space="preserve"> </w:t>
      </w:r>
      <w:r>
        <w:rPr>
          <w:rFonts w:ascii="Arial MT" w:hAnsi="Arial MT"/>
          <w:w w:val="80"/>
          <w:sz w:val="24"/>
        </w:rPr>
        <w:t>4:</w:t>
      </w:r>
      <w:r>
        <w:rPr>
          <w:rFonts w:ascii="Arial MT" w:hAnsi="Arial MT"/>
          <w:spacing w:val="-3"/>
          <w:sz w:val="24"/>
        </w:rPr>
        <w:t xml:space="preserve"> </w:t>
      </w:r>
      <w:r>
        <w:rPr>
          <w:rFonts w:ascii="Arial MT" w:hAnsi="Arial MT"/>
          <w:w w:val="80"/>
          <w:sz w:val="24"/>
        </w:rPr>
        <w:t>Matriz</w:t>
      </w:r>
      <w:r>
        <w:rPr>
          <w:rFonts w:ascii="Arial MT" w:hAnsi="Arial MT"/>
          <w:spacing w:val="-2"/>
          <w:sz w:val="24"/>
        </w:rPr>
        <w:t xml:space="preserve"> </w:t>
      </w:r>
      <w:r>
        <w:rPr>
          <w:rFonts w:ascii="Arial MT" w:hAnsi="Arial MT"/>
          <w:w w:val="80"/>
          <w:sz w:val="24"/>
        </w:rPr>
        <w:t>de</w:t>
      </w:r>
      <w:r>
        <w:rPr>
          <w:rFonts w:ascii="Arial MT" w:hAnsi="Arial MT"/>
          <w:spacing w:val="-6"/>
          <w:sz w:val="24"/>
        </w:rPr>
        <w:t xml:space="preserve"> </w:t>
      </w:r>
      <w:r>
        <w:rPr>
          <w:rFonts w:ascii="Arial MT" w:hAnsi="Arial MT"/>
          <w:w w:val="80"/>
          <w:sz w:val="24"/>
        </w:rPr>
        <w:t>Operacionalización</w:t>
      </w:r>
      <w:r>
        <w:rPr>
          <w:rFonts w:ascii="Arial MT" w:hAnsi="Arial MT"/>
          <w:spacing w:val="-6"/>
          <w:sz w:val="24"/>
        </w:rPr>
        <w:t xml:space="preserve"> </w:t>
      </w:r>
      <w:r>
        <w:rPr>
          <w:rFonts w:ascii="Arial MT" w:hAnsi="Arial MT"/>
          <w:w w:val="80"/>
          <w:sz w:val="24"/>
        </w:rPr>
        <w:t>de</w:t>
      </w:r>
      <w:r>
        <w:rPr>
          <w:rFonts w:ascii="Arial MT" w:hAnsi="Arial MT"/>
          <w:spacing w:val="-6"/>
          <w:sz w:val="24"/>
        </w:rPr>
        <w:t xml:space="preserve"> </w:t>
      </w:r>
      <w:r>
        <w:rPr>
          <w:rFonts w:ascii="Arial MT" w:hAnsi="Arial MT"/>
          <w:spacing w:val="-2"/>
          <w:w w:val="80"/>
          <w:sz w:val="24"/>
        </w:rPr>
        <w:t>Variables</w:t>
      </w:r>
    </w:p>
    <w:p w14:paraId="7935B808" w14:textId="77777777" w:rsidR="009A7B0E" w:rsidRDefault="002A395A">
      <w:pPr>
        <w:spacing w:before="40" w:line="278" w:lineRule="auto"/>
        <w:ind w:left="850" w:right="197"/>
        <w:rPr>
          <w:rFonts w:ascii="Arial MT" w:hAnsi="Arial MT"/>
          <w:sz w:val="24"/>
        </w:rPr>
      </w:pPr>
      <w:r>
        <w:rPr>
          <w:rFonts w:ascii="Arial MT" w:hAnsi="Arial MT"/>
          <w:w w:val="80"/>
          <w:sz w:val="24"/>
        </w:rPr>
        <w:t>Anexo 5: Instrumentos de Recolección de Datos (Ficha de Observación, Cuestionario, Guía</w:t>
      </w:r>
      <w:r>
        <w:rPr>
          <w:rFonts w:ascii="Arial MT" w:hAnsi="Arial MT"/>
          <w:spacing w:val="40"/>
          <w:sz w:val="24"/>
        </w:rPr>
        <w:t xml:space="preserve"> </w:t>
      </w:r>
      <w:r>
        <w:rPr>
          <w:rFonts w:ascii="Arial MT" w:hAnsi="Arial MT"/>
          <w:w w:val="85"/>
          <w:sz w:val="24"/>
        </w:rPr>
        <w:t>de</w:t>
      </w:r>
      <w:r>
        <w:rPr>
          <w:rFonts w:ascii="Arial MT" w:hAnsi="Arial MT"/>
          <w:spacing w:val="-7"/>
          <w:w w:val="85"/>
          <w:sz w:val="24"/>
        </w:rPr>
        <w:t xml:space="preserve"> </w:t>
      </w:r>
      <w:r>
        <w:rPr>
          <w:rFonts w:ascii="Arial MT" w:hAnsi="Arial MT"/>
          <w:w w:val="85"/>
          <w:sz w:val="24"/>
        </w:rPr>
        <w:t>Entrevista,</w:t>
      </w:r>
      <w:r>
        <w:rPr>
          <w:rFonts w:ascii="Arial MT" w:hAnsi="Arial MT"/>
          <w:spacing w:val="-7"/>
          <w:w w:val="85"/>
          <w:sz w:val="24"/>
        </w:rPr>
        <w:t xml:space="preserve"> </w:t>
      </w:r>
      <w:r>
        <w:rPr>
          <w:rFonts w:ascii="Arial MT" w:hAnsi="Arial MT"/>
          <w:w w:val="85"/>
          <w:sz w:val="24"/>
        </w:rPr>
        <w:t>Análisis</w:t>
      </w:r>
      <w:r>
        <w:rPr>
          <w:rFonts w:ascii="Arial MT" w:hAnsi="Arial MT"/>
          <w:spacing w:val="-6"/>
          <w:w w:val="85"/>
          <w:sz w:val="24"/>
        </w:rPr>
        <w:t xml:space="preserve"> </w:t>
      </w:r>
      <w:r>
        <w:rPr>
          <w:rFonts w:ascii="Arial MT" w:hAnsi="Arial MT"/>
          <w:w w:val="85"/>
          <w:sz w:val="24"/>
        </w:rPr>
        <w:t>de</w:t>
      </w:r>
      <w:r>
        <w:rPr>
          <w:rFonts w:ascii="Arial MT" w:hAnsi="Arial MT"/>
          <w:spacing w:val="-7"/>
          <w:w w:val="85"/>
          <w:sz w:val="24"/>
        </w:rPr>
        <w:t xml:space="preserve"> </w:t>
      </w:r>
      <w:r>
        <w:rPr>
          <w:rFonts w:ascii="Arial MT" w:hAnsi="Arial MT"/>
          <w:w w:val="85"/>
          <w:sz w:val="24"/>
        </w:rPr>
        <w:t>Contenido,</w:t>
      </w:r>
      <w:r>
        <w:rPr>
          <w:rFonts w:ascii="Arial MT" w:hAnsi="Arial MT"/>
          <w:spacing w:val="-7"/>
          <w:w w:val="85"/>
          <w:sz w:val="24"/>
        </w:rPr>
        <w:t xml:space="preserve"> </w:t>
      </w:r>
      <w:r>
        <w:rPr>
          <w:rFonts w:ascii="Arial MT" w:hAnsi="Arial MT"/>
          <w:w w:val="85"/>
          <w:sz w:val="24"/>
        </w:rPr>
        <w:t>Lluvia</w:t>
      </w:r>
      <w:r>
        <w:rPr>
          <w:rFonts w:ascii="Arial MT" w:hAnsi="Arial MT"/>
          <w:spacing w:val="-6"/>
          <w:w w:val="85"/>
          <w:sz w:val="24"/>
        </w:rPr>
        <w:t xml:space="preserve"> </w:t>
      </w:r>
      <w:r>
        <w:rPr>
          <w:rFonts w:ascii="Arial MT" w:hAnsi="Arial MT"/>
          <w:w w:val="85"/>
          <w:sz w:val="24"/>
        </w:rPr>
        <w:t>de</w:t>
      </w:r>
      <w:r>
        <w:rPr>
          <w:rFonts w:ascii="Arial MT" w:hAnsi="Arial MT"/>
          <w:spacing w:val="-7"/>
          <w:w w:val="85"/>
          <w:sz w:val="24"/>
        </w:rPr>
        <w:t xml:space="preserve"> </w:t>
      </w:r>
      <w:r>
        <w:rPr>
          <w:rFonts w:ascii="Arial MT" w:hAnsi="Arial MT"/>
          <w:w w:val="85"/>
          <w:sz w:val="24"/>
        </w:rPr>
        <w:t>Ideas,</w:t>
      </w:r>
      <w:r>
        <w:rPr>
          <w:rFonts w:ascii="Arial MT" w:hAnsi="Arial MT"/>
          <w:spacing w:val="-7"/>
          <w:w w:val="85"/>
          <w:sz w:val="24"/>
        </w:rPr>
        <w:t xml:space="preserve"> </w:t>
      </w:r>
      <w:r>
        <w:rPr>
          <w:rFonts w:ascii="Arial MT" w:hAnsi="Arial MT"/>
          <w:w w:val="85"/>
          <w:sz w:val="24"/>
        </w:rPr>
        <w:t>Otros)</w:t>
      </w:r>
    </w:p>
    <w:p w14:paraId="1CE20D82" w14:textId="77777777" w:rsidR="009A7B0E" w:rsidRDefault="002A395A">
      <w:pPr>
        <w:spacing w:line="272" w:lineRule="exact"/>
        <w:ind w:left="850"/>
        <w:rPr>
          <w:rFonts w:ascii="Arial MT" w:hAnsi="Arial MT"/>
          <w:sz w:val="24"/>
        </w:rPr>
      </w:pPr>
      <w:r>
        <w:rPr>
          <w:rFonts w:ascii="Arial MT" w:hAnsi="Arial MT"/>
          <w:w w:val="80"/>
          <w:sz w:val="24"/>
        </w:rPr>
        <w:t>Anexo</w:t>
      </w:r>
      <w:r>
        <w:rPr>
          <w:rFonts w:ascii="Arial MT" w:hAnsi="Arial MT"/>
          <w:spacing w:val="-5"/>
          <w:sz w:val="24"/>
        </w:rPr>
        <w:t xml:space="preserve"> </w:t>
      </w:r>
      <w:r>
        <w:rPr>
          <w:rFonts w:ascii="Arial MT" w:hAnsi="Arial MT"/>
          <w:w w:val="80"/>
          <w:sz w:val="24"/>
        </w:rPr>
        <w:t>6:</w:t>
      </w:r>
      <w:r>
        <w:rPr>
          <w:rFonts w:ascii="Arial MT" w:hAnsi="Arial MT"/>
          <w:spacing w:val="-3"/>
          <w:sz w:val="24"/>
        </w:rPr>
        <w:t xml:space="preserve"> </w:t>
      </w:r>
      <w:r>
        <w:rPr>
          <w:rFonts w:ascii="Arial MT" w:hAnsi="Arial MT"/>
          <w:w w:val="80"/>
          <w:sz w:val="24"/>
        </w:rPr>
        <w:t>Constancia</w:t>
      </w:r>
      <w:r>
        <w:rPr>
          <w:rFonts w:ascii="Arial MT" w:hAnsi="Arial MT"/>
          <w:spacing w:val="-5"/>
          <w:sz w:val="24"/>
        </w:rPr>
        <w:t xml:space="preserve"> </w:t>
      </w:r>
      <w:r>
        <w:rPr>
          <w:rFonts w:ascii="Arial MT" w:hAnsi="Arial MT"/>
          <w:w w:val="80"/>
          <w:sz w:val="24"/>
        </w:rPr>
        <w:t>de</w:t>
      </w:r>
      <w:r>
        <w:rPr>
          <w:rFonts w:ascii="Arial MT" w:hAnsi="Arial MT"/>
          <w:spacing w:val="-2"/>
          <w:sz w:val="24"/>
        </w:rPr>
        <w:t xml:space="preserve"> </w:t>
      </w:r>
      <w:r>
        <w:rPr>
          <w:rFonts w:ascii="Arial MT" w:hAnsi="Arial MT"/>
          <w:w w:val="80"/>
          <w:sz w:val="24"/>
        </w:rPr>
        <w:t>Aplicación</w:t>
      </w:r>
      <w:r>
        <w:rPr>
          <w:rFonts w:ascii="Arial MT" w:hAnsi="Arial MT"/>
          <w:spacing w:val="-6"/>
          <w:sz w:val="24"/>
        </w:rPr>
        <w:t xml:space="preserve"> </w:t>
      </w:r>
      <w:r>
        <w:rPr>
          <w:rFonts w:ascii="Arial MT" w:hAnsi="Arial MT"/>
          <w:w w:val="80"/>
          <w:sz w:val="24"/>
        </w:rPr>
        <w:t>de</w:t>
      </w:r>
      <w:r>
        <w:rPr>
          <w:rFonts w:ascii="Arial MT" w:hAnsi="Arial MT"/>
          <w:spacing w:val="-3"/>
          <w:sz w:val="24"/>
        </w:rPr>
        <w:t xml:space="preserve"> </w:t>
      </w:r>
      <w:r>
        <w:rPr>
          <w:rFonts w:ascii="Arial MT" w:hAnsi="Arial MT"/>
          <w:w w:val="80"/>
          <w:sz w:val="24"/>
        </w:rPr>
        <w:t>Instrumentos</w:t>
      </w:r>
      <w:r>
        <w:rPr>
          <w:rFonts w:ascii="Arial MT" w:hAnsi="Arial MT"/>
          <w:sz w:val="24"/>
        </w:rPr>
        <w:t xml:space="preserve"> </w:t>
      </w:r>
      <w:r>
        <w:rPr>
          <w:rFonts w:ascii="Arial MT" w:hAnsi="Arial MT"/>
          <w:w w:val="80"/>
          <w:sz w:val="24"/>
        </w:rPr>
        <w:t>(De</w:t>
      </w:r>
      <w:r>
        <w:rPr>
          <w:rFonts w:ascii="Arial MT" w:hAnsi="Arial MT"/>
          <w:spacing w:val="-6"/>
          <w:sz w:val="24"/>
        </w:rPr>
        <w:t xml:space="preserve"> </w:t>
      </w:r>
      <w:r>
        <w:rPr>
          <w:rFonts w:ascii="Arial MT" w:hAnsi="Arial MT"/>
          <w:w w:val="80"/>
          <w:sz w:val="24"/>
        </w:rPr>
        <w:t>parte</w:t>
      </w:r>
      <w:r>
        <w:rPr>
          <w:rFonts w:ascii="Arial MT" w:hAnsi="Arial MT"/>
          <w:spacing w:val="-5"/>
          <w:sz w:val="24"/>
        </w:rPr>
        <w:t xml:space="preserve"> </w:t>
      </w:r>
      <w:r>
        <w:rPr>
          <w:rFonts w:ascii="Arial MT" w:hAnsi="Arial MT"/>
          <w:w w:val="80"/>
          <w:sz w:val="24"/>
        </w:rPr>
        <w:t>de</w:t>
      </w:r>
      <w:r>
        <w:rPr>
          <w:rFonts w:ascii="Arial MT" w:hAnsi="Arial MT"/>
          <w:spacing w:val="-6"/>
          <w:sz w:val="24"/>
        </w:rPr>
        <w:t xml:space="preserve"> </w:t>
      </w:r>
      <w:r>
        <w:rPr>
          <w:rFonts w:ascii="Arial MT" w:hAnsi="Arial MT"/>
          <w:w w:val="80"/>
          <w:sz w:val="24"/>
        </w:rPr>
        <w:t>la</w:t>
      </w:r>
      <w:r>
        <w:rPr>
          <w:rFonts w:ascii="Arial MT" w:hAnsi="Arial MT"/>
          <w:spacing w:val="-5"/>
          <w:sz w:val="24"/>
        </w:rPr>
        <w:t xml:space="preserve"> </w:t>
      </w:r>
      <w:r>
        <w:rPr>
          <w:rFonts w:ascii="Arial MT" w:hAnsi="Arial MT"/>
          <w:w w:val="80"/>
          <w:sz w:val="24"/>
        </w:rPr>
        <w:t>Institución</w:t>
      </w:r>
      <w:r>
        <w:rPr>
          <w:rFonts w:ascii="Arial MT" w:hAnsi="Arial MT"/>
          <w:spacing w:val="-5"/>
          <w:sz w:val="24"/>
        </w:rPr>
        <w:t xml:space="preserve"> </w:t>
      </w:r>
      <w:r>
        <w:rPr>
          <w:rFonts w:ascii="Arial MT" w:hAnsi="Arial MT"/>
          <w:spacing w:val="-2"/>
          <w:w w:val="80"/>
          <w:sz w:val="24"/>
        </w:rPr>
        <w:t>Investigada)</w:t>
      </w:r>
    </w:p>
    <w:p w14:paraId="272CFEC8" w14:textId="77777777" w:rsidR="009A7B0E" w:rsidRDefault="009A7B0E">
      <w:pPr>
        <w:pStyle w:val="Textoindependiente"/>
        <w:spacing w:before="40"/>
        <w:rPr>
          <w:rFonts w:ascii="Arial MT"/>
          <w:i w:val="0"/>
        </w:rPr>
      </w:pPr>
    </w:p>
    <w:p w14:paraId="04370E3C" w14:textId="77777777" w:rsidR="009A7B0E" w:rsidRDefault="002A395A">
      <w:pPr>
        <w:pStyle w:val="Ttulo2"/>
      </w:pPr>
      <w:r>
        <w:rPr>
          <w:spacing w:val="-2"/>
          <w:w w:val="90"/>
        </w:rPr>
        <w:t>FORMATO</w:t>
      </w:r>
    </w:p>
    <w:p w14:paraId="4F29C387" w14:textId="77777777" w:rsidR="009A7B0E" w:rsidRDefault="002A395A">
      <w:pPr>
        <w:spacing w:before="136"/>
        <w:ind w:left="850"/>
        <w:rPr>
          <w:rFonts w:ascii="Arial MT" w:hAnsi="Arial MT"/>
          <w:sz w:val="24"/>
        </w:rPr>
      </w:pPr>
      <w:r>
        <w:rPr>
          <w:rFonts w:ascii="Arial MT" w:hAnsi="Arial MT"/>
          <w:w w:val="80"/>
          <w:sz w:val="24"/>
        </w:rPr>
        <w:t>Declaración</w:t>
      </w:r>
      <w:r>
        <w:rPr>
          <w:rFonts w:ascii="Arial MT" w:hAnsi="Arial MT"/>
          <w:spacing w:val="-2"/>
          <w:sz w:val="24"/>
        </w:rPr>
        <w:t xml:space="preserve"> </w:t>
      </w:r>
      <w:r>
        <w:rPr>
          <w:rFonts w:ascii="Arial MT" w:hAnsi="Arial MT"/>
          <w:w w:val="80"/>
          <w:sz w:val="24"/>
        </w:rPr>
        <w:t>Jurada</w:t>
      </w:r>
      <w:r>
        <w:rPr>
          <w:rFonts w:ascii="Arial MT" w:hAnsi="Arial MT"/>
          <w:spacing w:val="1"/>
          <w:sz w:val="24"/>
        </w:rPr>
        <w:t xml:space="preserve"> </w:t>
      </w:r>
      <w:r>
        <w:rPr>
          <w:rFonts w:ascii="Arial MT" w:hAnsi="Arial MT"/>
          <w:w w:val="80"/>
          <w:sz w:val="24"/>
        </w:rPr>
        <w:t>(según</w:t>
      </w:r>
      <w:r>
        <w:rPr>
          <w:rFonts w:ascii="Arial MT" w:hAnsi="Arial MT"/>
          <w:spacing w:val="-2"/>
          <w:sz w:val="24"/>
        </w:rPr>
        <w:t xml:space="preserve"> </w:t>
      </w:r>
      <w:r>
        <w:rPr>
          <w:rFonts w:ascii="Arial MT" w:hAnsi="Arial MT"/>
          <w:w w:val="80"/>
          <w:sz w:val="24"/>
        </w:rPr>
        <w:t>R.R.</w:t>
      </w:r>
      <w:r>
        <w:rPr>
          <w:rFonts w:ascii="Arial MT" w:hAnsi="Arial MT"/>
          <w:spacing w:val="1"/>
          <w:sz w:val="24"/>
        </w:rPr>
        <w:t xml:space="preserve"> </w:t>
      </w:r>
      <w:r>
        <w:rPr>
          <w:rFonts w:ascii="Arial MT" w:hAnsi="Arial MT"/>
          <w:w w:val="80"/>
          <w:sz w:val="24"/>
        </w:rPr>
        <w:t>384-2018-</w:t>
      </w:r>
      <w:r>
        <w:rPr>
          <w:rFonts w:ascii="Arial MT" w:hAnsi="Arial MT"/>
          <w:spacing w:val="-4"/>
          <w:w w:val="80"/>
          <w:sz w:val="24"/>
        </w:rPr>
        <w:t>UNT)</w:t>
      </w:r>
    </w:p>
    <w:p w14:paraId="19E1CC92" w14:textId="4FECDF68" w:rsidR="009A7B0E" w:rsidRDefault="009A7B0E" w:rsidP="00C56B21">
      <w:pPr>
        <w:ind w:left="1000"/>
        <w:rPr>
          <w:rFonts w:ascii="Arial MT"/>
          <w:sz w:val="24"/>
        </w:rPr>
      </w:pPr>
    </w:p>
    <w:sectPr w:rsidR="009A7B0E" w:rsidSect="00C56B21">
      <w:pgSz w:w="11910" w:h="16840"/>
      <w:pgMar w:top="1400" w:right="1275"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43927"/>
    <w:multiLevelType w:val="hybridMultilevel"/>
    <w:tmpl w:val="81FAF540"/>
    <w:lvl w:ilvl="0" w:tplc="4DDC5890">
      <w:start w:val="1"/>
      <w:numFmt w:val="upperLetter"/>
      <w:lvlText w:val="%1."/>
      <w:lvlJc w:val="left"/>
      <w:pPr>
        <w:ind w:left="862" w:hanging="361"/>
      </w:pPr>
      <w:rPr>
        <w:rFonts w:ascii="Arial" w:eastAsia="Arial" w:hAnsi="Arial" w:cs="Arial" w:hint="default"/>
        <w:b/>
        <w:bCs/>
        <w:i w:val="0"/>
        <w:iCs w:val="0"/>
        <w:spacing w:val="0"/>
        <w:w w:val="81"/>
        <w:sz w:val="24"/>
        <w:szCs w:val="24"/>
        <w:lang w:val="es-ES" w:eastAsia="en-US" w:bidi="ar-SA"/>
      </w:rPr>
    </w:lvl>
    <w:lvl w:ilvl="1" w:tplc="248A4E16">
      <w:numFmt w:val="bullet"/>
      <w:lvlText w:val="•"/>
      <w:lvlJc w:val="left"/>
      <w:pPr>
        <w:ind w:left="1681" w:hanging="361"/>
      </w:pPr>
      <w:rPr>
        <w:rFonts w:hint="default"/>
        <w:lang w:val="es-ES" w:eastAsia="en-US" w:bidi="ar-SA"/>
      </w:rPr>
    </w:lvl>
    <w:lvl w:ilvl="2" w:tplc="290E73C8">
      <w:numFmt w:val="bullet"/>
      <w:lvlText w:val="•"/>
      <w:lvlJc w:val="left"/>
      <w:pPr>
        <w:ind w:left="2502" w:hanging="361"/>
      </w:pPr>
      <w:rPr>
        <w:rFonts w:hint="default"/>
        <w:lang w:val="es-ES" w:eastAsia="en-US" w:bidi="ar-SA"/>
      </w:rPr>
    </w:lvl>
    <w:lvl w:ilvl="3" w:tplc="5ADAB8A4">
      <w:numFmt w:val="bullet"/>
      <w:lvlText w:val="•"/>
      <w:lvlJc w:val="left"/>
      <w:pPr>
        <w:ind w:left="3324" w:hanging="361"/>
      </w:pPr>
      <w:rPr>
        <w:rFonts w:hint="default"/>
        <w:lang w:val="es-ES" w:eastAsia="en-US" w:bidi="ar-SA"/>
      </w:rPr>
    </w:lvl>
    <w:lvl w:ilvl="4" w:tplc="DC9E44D2">
      <w:numFmt w:val="bullet"/>
      <w:lvlText w:val="•"/>
      <w:lvlJc w:val="left"/>
      <w:pPr>
        <w:ind w:left="4145" w:hanging="361"/>
      </w:pPr>
      <w:rPr>
        <w:rFonts w:hint="default"/>
        <w:lang w:val="es-ES" w:eastAsia="en-US" w:bidi="ar-SA"/>
      </w:rPr>
    </w:lvl>
    <w:lvl w:ilvl="5" w:tplc="BDAC1B94">
      <w:numFmt w:val="bullet"/>
      <w:lvlText w:val="•"/>
      <w:lvlJc w:val="left"/>
      <w:pPr>
        <w:ind w:left="4967" w:hanging="361"/>
      </w:pPr>
      <w:rPr>
        <w:rFonts w:hint="default"/>
        <w:lang w:val="es-ES" w:eastAsia="en-US" w:bidi="ar-SA"/>
      </w:rPr>
    </w:lvl>
    <w:lvl w:ilvl="6" w:tplc="409E6E02">
      <w:numFmt w:val="bullet"/>
      <w:lvlText w:val="•"/>
      <w:lvlJc w:val="left"/>
      <w:pPr>
        <w:ind w:left="5788" w:hanging="361"/>
      </w:pPr>
      <w:rPr>
        <w:rFonts w:hint="default"/>
        <w:lang w:val="es-ES" w:eastAsia="en-US" w:bidi="ar-SA"/>
      </w:rPr>
    </w:lvl>
    <w:lvl w:ilvl="7" w:tplc="AD60AA9E">
      <w:numFmt w:val="bullet"/>
      <w:lvlText w:val="•"/>
      <w:lvlJc w:val="left"/>
      <w:pPr>
        <w:ind w:left="6609" w:hanging="361"/>
      </w:pPr>
      <w:rPr>
        <w:rFonts w:hint="default"/>
        <w:lang w:val="es-ES" w:eastAsia="en-US" w:bidi="ar-SA"/>
      </w:rPr>
    </w:lvl>
    <w:lvl w:ilvl="8" w:tplc="1BF6FDD8">
      <w:numFmt w:val="bullet"/>
      <w:lvlText w:val="•"/>
      <w:lvlJc w:val="left"/>
      <w:pPr>
        <w:ind w:left="7431" w:hanging="361"/>
      </w:pPr>
      <w:rPr>
        <w:rFonts w:hint="default"/>
        <w:lang w:val="es-ES" w:eastAsia="en-US" w:bidi="ar-SA"/>
      </w:rPr>
    </w:lvl>
  </w:abstractNum>
  <w:abstractNum w:abstractNumId="1" w15:restartNumberingAfterBreak="0">
    <w:nsid w:val="15C429BC"/>
    <w:multiLevelType w:val="multilevel"/>
    <w:tmpl w:val="8C3A3190"/>
    <w:lvl w:ilvl="0">
      <w:start w:val="2"/>
      <w:numFmt w:val="decimal"/>
      <w:lvlText w:val="%1"/>
      <w:lvlJc w:val="left"/>
      <w:pPr>
        <w:ind w:left="1418" w:hanging="568"/>
      </w:pPr>
      <w:rPr>
        <w:rFonts w:hint="default"/>
        <w:lang w:val="es-ES" w:eastAsia="en-US" w:bidi="ar-SA"/>
      </w:rPr>
    </w:lvl>
    <w:lvl w:ilvl="1">
      <w:start w:val="1"/>
      <w:numFmt w:val="decimal"/>
      <w:lvlText w:val="%1.%2"/>
      <w:lvlJc w:val="left"/>
      <w:pPr>
        <w:ind w:left="1418" w:hanging="568"/>
      </w:pPr>
      <w:rPr>
        <w:rFonts w:ascii="Arial MT" w:eastAsia="Arial MT" w:hAnsi="Arial MT" w:cs="Arial MT" w:hint="default"/>
        <w:b w:val="0"/>
        <w:bCs w:val="0"/>
        <w:i w:val="0"/>
        <w:iCs w:val="0"/>
        <w:spacing w:val="-2"/>
        <w:w w:val="82"/>
        <w:sz w:val="24"/>
        <w:szCs w:val="24"/>
        <w:lang w:val="es-ES" w:eastAsia="en-US" w:bidi="ar-SA"/>
      </w:rPr>
    </w:lvl>
    <w:lvl w:ilvl="2">
      <w:start w:val="1"/>
      <w:numFmt w:val="decimal"/>
      <w:lvlText w:val="%1.%2.%3"/>
      <w:lvlJc w:val="left"/>
      <w:pPr>
        <w:ind w:left="2126" w:hanging="708"/>
      </w:pPr>
      <w:rPr>
        <w:rFonts w:ascii="Arial MT" w:eastAsia="Arial MT" w:hAnsi="Arial MT" w:cs="Arial MT" w:hint="default"/>
        <w:b w:val="0"/>
        <w:bCs w:val="0"/>
        <w:i w:val="0"/>
        <w:iCs w:val="0"/>
        <w:spacing w:val="-2"/>
        <w:w w:val="82"/>
        <w:sz w:val="24"/>
        <w:szCs w:val="24"/>
        <w:lang w:val="es-ES" w:eastAsia="en-US" w:bidi="ar-SA"/>
      </w:rPr>
    </w:lvl>
    <w:lvl w:ilvl="3">
      <w:numFmt w:val="bullet"/>
      <w:lvlText w:val="•"/>
      <w:lvlJc w:val="left"/>
      <w:pPr>
        <w:ind w:left="3665" w:hanging="708"/>
      </w:pPr>
      <w:rPr>
        <w:rFonts w:hint="default"/>
        <w:lang w:val="es-ES" w:eastAsia="en-US" w:bidi="ar-SA"/>
      </w:rPr>
    </w:lvl>
    <w:lvl w:ilvl="4">
      <w:numFmt w:val="bullet"/>
      <w:lvlText w:val="•"/>
      <w:lvlJc w:val="left"/>
      <w:pPr>
        <w:ind w:left="4438" w:hanging="708"/>
      </w:pPr>
      <w:rPr>
        <w:rFonts w:hint="default"/>
        <w:lang w:val="es-ES" w:eastAsia="en-US" w:bidi="ar-SA"/>
      </w:rPr>
    </w:lvl>
    <w:lvl w:ilvl="5">
      <w:numFmt w:val="bullet"/>
      <w:lvlText w:val="•"/>
      <w:lvlJc w:val="left"/>
      <w:pPr>
        <w:ind w:left="5210" w:hanging="708"/>
      </w:pPr>
      <w:rPr>
        <w:rFonts w:hint="default"/>
        <w:lang w:val="es-ES" w:eastAsia="en-US" w:bidi="ar-SA"/>
      </w:rPr>
    </w:lvl>
    <w:lvl w:ilvl="6">
      <w:numFmt w:val="bullet"/>
      <w:lvlText w:val="•"/>
      <w:lvlJc w:val="left"/>
      <w:pPr>
        <w:ind w:left="5983" w:hanging="708"/>
      </w:pPr>
      <w:rPr>
        <w:rFonts w:hint="default"/>
        <w:lang w:val="es-ES" w:eastAsia="en-US" w:bidi="ar-SA"/>
      </w:rPr>
    </w:lvl>
    <w:lvl w:ilvl="7">
      <w:numFmt w:val="bullet"/>
      <w:lvlText w:val="•"/>
      <w:lvlJc w:val="left"/>
      <w:pPr>
        <w:ind w:left="6756" w:hanging="708"/>
      </w:pPr>
      <w:rPr>
        <w:rFonts w:hint="default"/>
        <w:lang w:val="es-ES" w:eastAsia="en-US" w:bidi="ar-SA"/>
      </w:rPr>
    </w:lvl>
    <w:lvl w:ilvl="8">
      <w:numFmt w:val="bullet"/>
      <w:lvlText w:val="•"/>
      <w:lvlJc w:val="left"/>
      <w:pPr>
        <w:ind w:left="7528" w:hanging="708"/>
      </w:pPr>
      <w:rPr>
        <w:rFonts w:hint="default"/>
        <w:lang w:val="es-ES" w:eastAsia="en-US" w:bidi="ar-SA"/>
      </w:rPr>
    </w:lvl>
  </w:abstractNum>
  <w:abstractNum w:abstractNumId="2" w15:restartNumberingAfterBreak="0">
    <w:nsid w:val="201F089E"/>
    <w:multiLevelType w:val="hybridMultilevel"/>
    <w:tmpl w:val="9112C27A"/>
    <w:lvl w:ilvl="0" w:tplc="4E1E4A22">
      <w:start w:val="1"/>
      <w:numFmt w:val="decimal"/>
      <w:lvlText w:val="%1."/>
      <w:lvlJc w:val="left"/>
      <w:pPr>
        <w:ind w:left="1210" w:hanging="360"/>
      </w:pPr>
      <w:rPr>
        <w:rFonts w:ascii="Arial MT" w:eastAsia="Arial MT" w:hAnsi="Arial MT" w:cs="Arial MT" w:hint="default"/>
        <w:b w:val="0"/>
        <w:bCs w:val="0"/>
        <w:i w:val="0"/>
        <w:iCs w:val="0"/>
        <w:spacing w:val="-2"/>
        <w:w w:val="82"/>
        <w:sz w:val="24"/>
        <w:szCs w:val="24"/>
        <w:lang w:val="es-ES" w:eastAsia="en-US" w:bidi="ar-SA"/>
      </w:rPr>
    </w:lvl>
    <w:lvl w:ilvl="1" w:tplc="56D0BB08">
      <w:numFmt w:val="bullet"/>
      <w:lvlText w:val="•"/>
      <w:lvlJc w:val="left"/>
      <w:pPr>
        <w:ind w:left="1987" w:hanging="360"/>
      </w:pPr>
      <w:rPr>
        <w:rFonts w:hint="default"/>
        <w:lang w:val="es-ES" w:eastAsia="en-US" w:bidi="ar-SA"/>
      </w:rPr>
    </w:lvl>
    <w:lvl w:ilvl="2" w:tplc="99FE2F24">
      <w:numFmt w:val="bullet"/>
      <w:lvlText w:val="•"/>
      <w:lvlJc w:val="left"/>
      <w:pPr>
        <w:ind w:left="2774" w:hanging="360"/>
      </w:pPr>
      <w:rPr>
        <w:rFonts w:hint="default"/>
        <w:lang w:val="es-ES" w:eastAsia="en-US" w:bidi="ar-SA"/>
      </w:rPr>
    </w:lvl>
    <w:lvl w:ilvl="3" w:tplc="BF36FC1E">
      <w:numFmt w:val="bullet"/>
      <w:lvlText w:val="•"/>
      <w:lvlJc w:val="left"/>
      <w:pPr>
        <w:ind w:left="3562" w:hanging="360"/>
      </w:pPr>
      <w:rPr>
        <w:rFonts w:hint="default"/>
        <w:lang w:val="es-ES" w:eastAsia="en-US" w:bidi="ar-SA"/>
      </w:rPr>
    </w:lvl>
    <w:lvl w:ilvl="4" w:tplc="A0A6A9E2">
      <w:numFmt w:val="bullet"/>
      <w:lvlText w:val="•"/>
      <w:lvlJc w:val="left"/>
      <w:pPr>
        <w:ind w:left="4349" w:hanging="360"/>
      </w:pPr>
      <w:rPr>
        <w:rFonts w:hint="default"/>
        <w:lang w:val="es-ES" w:eastAsia="en-US" w:bidi="ar-SA"/>
      </w:rPr>
    </w:lvl>
    <w:lvl w:ilvl="5" w:tplc="E4F65AB0">
      <w:numFmt w:val="bullet"/>
      <w:lvlText w:val="•"/>
      <w:lvlJc w:val="left"/>
      <w:pPr>
        <w:ind w:left="5137" w:hanging="360"/>
      </w:pPr>
      <w:rPr>
        <w:rFonts w:hint="default"/>
        <w:lang w:val="es-ES" w:eastAsia="en-US" w:bidi="ar-SA"/>
      </w:rPr>
    </w:lvl>
    <w:lvl w:ilvl="6" w:tplc="A75AD01A">
      <w:numFmt w:val="bullet"/>
      <w:lvlText w:val="•"/>
      <w:lvlJc w:val="left"/>
      <w:pPr>
        <w:ind w:left="5924" w:hanging="360"/>
      </w:pPr>
      <w:rPr>
        <w:rFonts w:hint="default"/>
        <w:lang w:val="es-ES" w:eastAsia="en-US" w:bidi="ar-SA"/>
      </w:rPr>
    </w:lvl>
    <w:lvl w:ilvl="7" w:tplc="16D8A88E">
      <w:numFmt w:val="bullet"/>
      <w:lvlText w:val="•"/>
      <w:lvlJc w:val="left"/>
      <w:pPr>
        <w:ind w:left="6711" w:hanging="360"/>
      </w:pPr>
      <w:rPr>
        <w:rFonts w:hint="default"/>
        <w:lang w:val="es-ES" w:eastAsia="en-US" w:bidi="ar-SA"/>
      </w:rPr>
    </w:lvl>
    <w:lvl w:ilvl="8" w:tplc="FC7A997A">
      <w:numFmt w:val="bullet"/>
      <w:lvlText w:val="•"/>
      <w:lvlJc w:val="left"/>
      <w:pPr>
        <w:ind w:left="7499" w:hanging="360"/>
      </w:pPr>
      <w:rPr>
        <w:rFonts w:hint="default"/>
        <w:lang w:val="es-ES" w:eastAsia="en-US" w:bidi="ar-SA"/>
      </w:rPr>
    </w:lvl>
  </w:abstractNum>
  <w:abstractNum w:abstractNumId="3" w15:restartNumberingAfterBreak="0">
    <w:nsid w:val="4AE207EB"/>
    <w:multiLevelType w:val="multilevel"/>
    <w:tmpl w:val="FAE25F4C"/>
    <w:lvl w:ilvl="0">
      <w:start w:val="3"/>
      <w:numFmt w:val="decimal"/>
      <w:lvlText w:val="%1"/>
      <w:lvlJc w:val="left"/>
      <w:pPr>
        <w:ind w:left="1418" w:hanging="568"/>
      </w:pPr>
      <w:rPr>
        <w:rFonts w:hint="default"/>
        <w:lang w:val="es-ES" w:eastAsia="en-US" w:bidi="ar-SA"/>
      </w:rPr>
    </w:lvl>
    <w:lvl w:ilvl="1">
      <w:start w:val="1"/>
      <w:numFmt w:val="decimal"/>
      <w:lvlText w:val="%1.%2"/>
      <w:lvlJc w:val="left"/>
      <w:pPr>
        <w:ind w:left="1418" w:hanging="568"/>
      </w:pPr>
      <w:rPr>
        <w:rFonts w:ascii="Arial MT" w:eastAsia="Arial MT" w:hAnsi="Arial MT" w:cs="Arial MT" w:hint="default"/>
        <w:b w:val="0"/>
        <w:bCs w:val="0"/>
        <w:i w:val="0"/>
        <w:iCs w:val="0"/>
        <w:spacing w:val="-2"/>
        <w:w w:val="82"/>
        <w:sz w:val="24"/>
        <w:szCs w:val="24"/>
        <w:lang w:val="es-ES" w:eastAsia="en-US" w:bidi="ar-SA"/>
      </w:rPr>
    </w:lvl>
    <w:lvl w:ilvl="2">
      <w:start w:val="1"/>
      <w:numFmt w:val="decimal"/>
      <w:lvlText w:val="%1.%2.%3"/>
      <w:lvlJc w:val="left"/>
      <w:pPr>
        <w:ind w:left="2126" w:hanging="708"/>
      </w:pPr>
      <w:rPr>
        <w:rFonts w:ascii="Arial MT" w:eastAsia="Arial MT" w:hAnsi="Arial MT" w:cs="Arial MT" w:hint="default"/>
        <w:b w:val="0"/>
        <w:bCs w:val="0"/>
        <w:i w:val="0"/>
        <w:iCs w:val="0"/>
        <w:spacing w:val="-2"/>
        <w:w w:val="82"/>
        <w:sz w:val="24"/>
        <w:szCs w:val="24"/>
        <w:lang w:val="es-ES" w:eastAsia="en-US" w:bidi="ar-SA"/>
      </w:rPr>
    </w:lvl>
    <w:lvl w:ilvl="3">
      <w:start w:val="1"/>
      <w:numFmt w:val="lowerLetter"/>
      <w:lvlText w:val="%4."/>
      <w:lvlJc w:val="left"/>
      <w:pPr>
        <w:ind w:left="2554" w:hanging="429"/>
      </w:pPr>
      <w:rPr>
        <w:rFonts w:ascii="Arial MT" w:eastAsia="Arial MT" w:hAnsi="Arial MT" w:cs="Arial MT" w:hint="default"/>
        <w:b w:val="0"/>
        <w:bCs w:val="0"/>
        <w:i w:val="0"/>
        <w:iCs w:val="0"/>
        <w:spacing w:val="-2"/>
        <w:w w:val="82"/>
        <w:sz w:val="24"/>
        <w:szCs w:val="24"/>
        <w:lang w:val="es-ES" w:eastAsia="en-US" w:bidi="ar-SA"/>
      </w:rPr>
    </w:lvl>
    <w:lvl w:ilvl="4">
      <w:numFmt w:val="bullet"/>
      <w:lvlText w:val="•"/>
      <w:lvlJc w:val="left"/>
      <w:pPr>
        <w:ind w:left="4188" w:hanging="429"/>
      </w:pPr>
      <w:rPr>
        <w:rFonts w:hint="default"/>
        <w:lang w:val="es-ES" w:eastAsia="en-US" w:bidi="ar-SA"/>
      </w:rPr>
    </w:lvl>
    <w:lvl w:ilvl="5">
      <w:numFmt w:val="bullet"/>
      <w:lvlText w:val="•"/>
      <w:lvlJc w:val="left"/>
      <w:pPr>
        <w:ind w:left="5002" w:hanging="429"/>
      </w:pPr>
      <w:rPr>
        <w:rFonts w:hint="default"/>
        <w:lang w:val="es-ES" w:eastAsia="en-US" w:bidi="ar-SA"/>
      </w:rPr>
    </w:lvl>
    <w:lvl w:ilvl="6">
      <w:numFmt w:val="bullet"/>
      <w:lvlText w:val="•"/>
      <w:lvlJc w:val="left"/>
      <w:pPr>
        <w:ind w:left="5817" w:hanging="429"/>
      </w:pPr>
      <w:rPr>
        <w:rFonts w:hint="default"/>
        <w:lang w:val="es-ES" w:eastAsia="en-US" w:bidi="ar-SA"/>
      </w:rPr>
    </w:lvl>
    <w:lvl w:ilvl="7">
      <w:numFmt w:val="bullet"/>
      <w:lvlText w:val="•"/>
      <w:lvlJc w:val="left"/>
      <w:pPr>
        <w:ind w:left="6631" w:hanging="429"/>
      </w:pPr>
      <w:rPr>
        <w:rFonts w:hint="default"/>
        <w:lang w:val="es-ES" w:eastAsia="en-US" w:bidi="ar-SA"/>
      </w:rPr>
    </w:lvl>
    <w:lvl w:ilvl="8">
      <w:numFmt w:val="bullet"/>
      <w:lvlText w:val="•"/>
      <w:lvlJc w:val="left"/>
      <w:pPr>
        <w:ind w:left="7445" w:hanging="429"/>
      </w:pPr>
      <w:rPr>
        <w:rFonts w:hint="default"/>
        <w:lang w:val="es-ES" w:eastAsia="en-US" w:bidi="ar-SA"/>
      </w:rPr>
    </w:lvl>
  </w:abstractNum>
  <w:abstractNum w:abstractNumId="4" w15:restartNumberingAfterBreak="0">
    <w:nsid w:val="60DF11A6"/>
    <w:multiLevelType w:val="multilevel"/>
    <w:tmpl w:val="6C1A980E"/>
    <w:lvl w:ilvl="0">
      <w:start w:val="2"/>
      <w:numFmt w:val="decimal"/>
      <w:lvlText w:val="%1"/>
      <w:lvlJc w:val="left"/>
      <w:pPr>
        <w:ind w:left="1418" w:hanging="568"/>
      </w:pPr>
      <w:rPr>
        <w:rFonts w:hint="default"/>
        <w:lang w:val="es-ES" w:eastAsia="en-US" w:bidi="ar-SA"/>
      </w:rPr>
    </w:lvl>
    <w:lvl w:ilvl="1">
      <w:start w:val="1"/>
      <w:numFmt w:val="decimal"/>
      <w:lvlText w:val="%1.%2"/>
      <w:lvlJc w:val="left"/>
      <w:pPr>
        <w:ind w:left="1418" w:hanging="568"/>
      </w:pPr>
      <w:rPr>
        <w:rFonts w:ascii="Arial MT" w:eastAsia="Arial MT" w:hAnsi="Arial MT" w:cs="Arial MT" w:hint="default"/>
        <w:b w:val="0"/>
        <w:bCs w:val="0"/>
        <w:i w:val="0"/>
        <w:iCs w:val="0"/>
        <w:spacing w:val="-2"/>
        <w:w w:val="82"/>
        <w:sz w:val="24"/>
        <w:szCs w:val="24"/>
        <w:lang w:val="es-ES" w:eastAsia="en-US" w:bidi="ar-SA"/>
      </w:rPr>
    </w:lvl>
    <w:lvl w:ilvl="2">
      <w:start w:val="1"/>
      <w:numFmt w:val="decimal"/>
      <w:lvlText w:val="%1.%2.%3"/>
      <w:lvlJc w:val="left"/>
      <w:pPr>
        <w:ind w:left="2126" w:hanging="708"/>
      </w:pPr>
      <w:rPr>
        <w:rFonts w:ascii="Arial MT" w:eastAsia="Arial MT" w:hAnsi="Arial MT" w:cs="Arial MT" w:hint="default"/>
        <w:b w:val="0"/>
        <w:bCs w:val="0"/>
        <w:i w:val="0"/>
        <w:iCs w:val="0"/>
        <w:spacing w:val="-2"/>
        <w:w w:val="82"/>
        <w:sz w:val="24"/>
        <w:szCs w:val="24"/>
        <w:lang w:val="es-ES" w:eastAsia="en-US" w:bidi="ar-SA"/>
      </w:rPr>
    </w:lvl>
    <w:lvl w:ilvl="3">
      <w:start w:val="1"/>
      <w:numFmt w:val="decimal"/>
      <w:lvlText w:val="%1.%2.%3.%4"/>
      <w:lvlJc w:val="left"/>
      <w:pPr>
        <w:ind w:left="2978" w:hanging="853"/>
      </w:pPr>
      <w:rPr>
        <w:rFonts w:ascii="Arial MT" w:eastAsia="Arial MT" w:hAnsi="Arial MT" w:cs="Arial MT" w:hint="default"/>
        <w:b w:val="0"/>
        <w:bCs w:val="0"/>
        <w:i w:val="0"/>
        <w:iCs w:val="0"/>
        <w:spacing w:val="-2"/>
        <w:w w:val="82"/>
        <w:sz w:val="24"/>
        <w:szCs w:val="24"/>
        <w:lang w:val="es-ES" w:eastAsia="en-US" w:bidi="ar-SA"/>
      </w:rPr>
    </w:lvl>
    <w:lvl w:ilvl="4">
      <w:numFmt w:val="bullet"/>
      <w:lvlText w:val="•"/>
      <w:lvlJc w:val="left"/>
      <w:pPr>
        <w:ind w:left="4503" w:hanging="853"/>
      </w:pPr>
      <w:rPr>
        <w:rFonts w:hint="default"/>
        <w:lang w:val="es-ES" w:eastAsia="en-US" w:bidi="ar-SA"/>
      </w:rPr>
    </w:lvl>
    <w:lvl w:ilvl="5">
      <w:numFmt w:val="bullet"/>
      <w:lvlText w:val="•"/>
      <w:lvlJc w:val="left"/>
      <w:pPr>
        <w:ind w:left="5265" w:hanging="853"/>
      </w:pPr>
      <w:rPr>
        <w:rFonts w:hint="default"/>
        <w:lang w:val="es-ES" w:eastAsia="en-US" w:bidi="ar-SA"/>
      </w:rPr>
    </w:lvl>
    <w:lvl w:ilvl="6">
      <w:numFmt w:val="bullet"/>
      <w:lvlText w:val="•"/>
      <w:lvlJc w:val="left"/>
      <w:pPr>
        <w:ind w:left="6027" w:hanging="853"/>
      </w:pPr>
      <w:rPr>
        <w:rFonts w:hint="default"/>
        <w:lang w:val="es-ES" w:eastAsia="en-US" w:bidi="ar-SA"/>
      </w:rPr>
    </w:lvl>
    <w:lvl w:ilvl="7">
      <w:numFmt w:val="bullet"/>
      <w:lvlText w:val="•"/>
      <w:lvlJc w:val="left"/>
      <w:pPr>
        <w:ind w:left="6788" w:hanging="853"/>
      </w:pPr>
      <w:rPr>
        <w:rFonts w:hint="default"/>
        <w:lang w:val="es-ES" w:eastAsia="en-US" w:bidi="ar-SA"/>
      </w:rPr>
    </w:lvl>
    <w:lvl w:ilvl="8">
      <w:numFmt w:val="bullet"/>
      <w:lvlText w:val="•"/>
      <w:lvlJc w:val="left"/>
      <w:pPr>
        <w:ind w:left="7550" w:hanging="853"/>
      </w:pPr>
      <w:rPr>
        <w:rFonts w:hint="default"/>
        <w:lang w:val="es-ES" w:eastAsia="en-US" w:bidi="ar-SA"/>
      </w:rPr>
    </w:lvl>
  </w:abstractNum>
  <w:num w:numId="1">
    <w:abstractNumId w:val="4"/>
  </w:num>
  <w:num w:numId="2">
    <w:abstractNumId w:val="2"/>
  </w:num>
  <w:num w:numId="3">
    <w:abstractNumId w:val="0"/>
  </w:num>
  <w:num w:numId="4">
    <w:abstractNumId w:val="3"/>
  </w:num>
  <w:num w:numId="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uliana Lulichac Ramos">
    <w15:presenceInfo w15:providerId="Windows Live" w15:userId="32e563040e9bff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B0E"/>
    <w:rsid w:val="000303A2"/>
    <w:rsid w:val="000B0202"/>
    <w:rsid w:val="000F4651"/>
    <w:rsid w:val="000F7684"/>
    <w:rsid w:val="00130575"/>
    <w:rsid w:val="001862D2"/>
    <w:rsid w:val="001B5C88"/>
    <w:rsid w:val="00250DE9"/>
    <w:rsid w:val="0028354F"/>
    <w:rsid w:val="0028745C"/>
    <w:rsid w:val="00293DC9"/>
    <w:rsid w:val="002A2CD1"/>
    <w:rsid w:val="002A395A"/>
    <w:rsid w:val="002F6F0C"/>
    <w:rsid w:val="00391BF6"/>
    <w:rsid w:val="003A1F50"/>
    <w:rsid w:val="004009AC"/>
    <w:rsid w:val="004571D0"/>
    <w:rsid w:val="004B0BC8"/>
    <w:rsid w:val="00590373"/>
    <w:rsid w:val="005F1EBA"/>
    <w:rsid w:val="00660B8A"/>
    <w:rsid w:val="00725747"/>
    <w:rsid w:val="00732C02"/>
    <w:rsid w:val="00765273"/>
    <w:rsid w:val="007965E8"/>
    <w:rsid w:val="00850EB0"/>
    <w:rsid w:val="008A0B12"/>
    <w:rsid w:val="008B6983"/>
    <w:rsid w:val="008C0E7D"/>
    <w:rsid w:val="008D7793"/>
    <w:rsid w:val="009A7B0E"/>
    <w:rsid w:val="00A4172F"/>
    <w:rsid w:val="00A577D1"/>
    <w:rsid w:val="00A6340C"/>
    <w:rsid w:val="00A66B9B"/>
    <w:rsid w:val="00B839A2"/>
    <w:rsid w:val="00B87BBE"/>
    <w:rsid w:val="00C56B21"/>
    <w:rsid w:val="00C87A5A"/>
    <w:rsid w:val="00D855E3"/>
    <w:rsid w:val="00DB6149"/>
    <w:rsid w:val="00DC32F8"/>
    <w:rsid w:val="00E22613"/>
    <w:rsid w:val="00E40D86"/>
    <w:rsid w:val="00EE11B8"/>
    <w:rsid w:val="00EF0F30"/>
    <w:rsid w:val="00F45C8B"/>
    <w:rsid w:val="00F540DB"/>
    <w:rsid w:val="0149233C"/>
    <w:rsid w:val="03A00120"/>
    <w:rsid w:val="0E479014"/>
    <w:rsid w:val="11918CC7"/>
    <w:rsid w:val="13AFE721"/>
    <w:rsid w:val="140968D1"/>
    <w:rsid w:val="183F5F97"/>
    <w:rsid w:val="1EC183BC"/>
    <w:rsid w:val="38EE71B8"/>
    <w:rsid w:val="3D5F2647"/>
    <w:rsid w:val="3E2BE020"/>
    <w:rsid w:val="427D43EE"/>
    <w:rsid w:val="44EC9845"/>
    <w:rsid w:val="45962F81"/>
    <w:rsid w:val="47551386"/>
    <w:rsid w:val="4DC8ACA4"/>
    <w:rsid w:val="502984E5"/>
    <w:rsid w:val="65733CF9"/>
    <w:rsid w:val="67F607AA"/>
    <w:rsid w:val="68308B78"/>
    <w:rsid w:val="757CF2CA"/>
    <w:rsid w:val="7740D373"/>
    <w:rsid w:val="7915BBC6"/>
    <w:rsid w:val="7952F35C"/>
    <w:rsid w:val="7EBB31B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DAE4A"/>
  <w15:docId w15:val="{C1BF6E13-CF38-4973-B05A-ECC2F6BC4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930"/>
      <w:outlineLvl w:val="0"/>
    </w:pPr>
    <w:rPr>
      <w:b/>
      <w:bCs/>
      <w:sz w:val="28"/>
      <w:szCs w:val="28"/>
    </w:rPr>
  </w:style>
  <w:style w:type="paragraph" w:styleId="Ttulo2">
    <w:name w:val="heading 2"/>
    <w:basedOn w:val="Normal"/>
    <w:link w:val="Ttulo2Car"/>
    <w:uiPriority w:val="9"/>
    <w:unhideWhenUsed/>
    <w:qFormat/>
    <w:pPr>
      <w:ind w:left="850"/>
      <w:outlineLvl w:val="1"/>
    </w:pPr>
    <w:rPr>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i/>
      <w:iCs/>
      <w:sz w:val="24"/>
      <w:szCs w:val="24"/>
    </w:rPr>
  </w:style>
  <w:style w:type="paragraph" w:styleId="Ttulo">
    <w:name w:val="Title"/>
    <w:basedOn w:val="Normal"/>
    <w:uiPriority w:val="10"/>
    <w:qFormat/>
    <w:pPr>
      <w:spacing w:before="169"/>
      <w:ind w:left="1263" w:right="100"/>
      <w:jc w:val="center"/>
    </w:pPr>
    <w:rPr>
      <w:b/>
      <w:bCs/>
      <w:sz w:val="40"/>
      <w:szCs w:val="40"/>
    </w:rPr>
  </w:style>
  <w:style w:type="paragraph" w:styleId="Prrafodelista">
    <w:name w:val="List Paragraph"/>
    <w:basedOn w:val="Normal"/>
    <w:uiPriority w:val="1"/>
    <w:qFormat/>
    <w:pPr>
      <w:spacing w:before="136"/>
      <w:ind w:left="2125" w:hanging="708"/>
    </w:pPr>
    <w:rPr>
      <w:rFonts w:ascii="Arial MT" w:eastAsia="Arial MT" w:hAnsi="Arial MT" w:cs="Arial MT"/>
    </w:rPr>
  </w:style>
  <w:style w:type="paragraph" w:customStyle="1" w:styleId="TableParagraph">
    <w:name w:val="Table Paragraph"/>
    <w:basedOn w:val="Normal"/>
    <w:uiPriority w:val="1"/>
    <w:qFormat/>
    <w:rPr>
      <w:rFonts w:ascii="Arial MT" w:eastAsia="Arial MT" w:hAnsi="Arial MT" w:cs="Arial MT"/>
    </w:rPr>
  </w:style>
  <w:style w:type="character" w:customStyle="1" w:styleId="TextoindependienteCar">
    <w:name w:val="Texto independiente Car"/>
    <w:basedOn w:val="Fuentedeprrafopredeter"/>
    <w:link w:val="Textoindependiente"/>
    <w:uiPriority w:val="1"/>
    <w:rsid w:val="00A4172F"/>
    <w:rPr>
      <w:rFonts w:ascii="Arial" w:eastAsia="Arial" w:hAnsi="Arial" w:cs="Arial"/>
      <w:i/>
      <w:iCs/>
      <w:sz w:val="24"/>
      <w:szCs w:val="24"/>
      <w:lang w:val="es-ES"/>
    </w:rPr>
  </w:style>
  <w:style w:type="character" w:styleId="Hipervnculo">
    <w:name w:val="Hyperlink"/>
    <w:basedOn w:val="Fuentedeprrafopredeter"/>
    <w:uiPriority w:val="99"/>
    <w:unhideWhenUsed/>
    <w:rsid w:val="003A1F50"/>
    <w:rPr>
      <w:color w:val="0000FF"/>
      <w:u w:val="single"/>
    </w:rPr>
  </w:style>
  <w:style w:type="table" w:styleId="Tablaconcuadrcula">
    <w:name w:val="Table Grid"/>
    <w:basedOn w:val="Tablanormal"/>
    <w:uiPriority w:val="59"/>
    <w:rsid w:val="002A2CD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normal2">
    <w:name w:val="Plain Table 2"/>
    <w:basedOn w:val="Tablanormal"/>
    <w:uiPriority w:val="42"/>
    <w:rsid w:val="00A577D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n">
    <w:name w:val="Revision"/>
    <w:hidden/>
    <w:uiPriority w:val="99"/>
    <w:semiHidden/>
    <w:rsid w:val="00725747"/>
    <w:pPr>
      <w:widowControl/>
      <w:autoSpaceDE/>
      <w:autoSpaceDN/>
    </w:pPr>
    <w:rPr>
      <w:rFonts w:ascii="Arial" w:eastAsia="Arial" w:hAnsi="Arial" w:cs="Arial"/>
      <w:lang w:val="es-ES"/>
    </w:rPr>
  </w:style>
  <w:style w:type="character" w:customStyle="1" w:styleId="Ttulo2Car">
    <w:name w:val="Título 2 Car"/>
    <w:basedOn w:val="Fuentedeprrafopredeter"/>
    <w:link w:val="Ttulo2"/>
    <w:uiPriority w:val="9"/>
    <w:rsid w:val="00F540DB"/>
    <w:rPr>
      <w:rFonts w:ascii="Arial" w:eastAsia="Arial" w:hAnsi="Arial" w:cs="Arial"/>
      <w:b/>
      <w:bCs/>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3572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loud.google.com/bigquery/docs/bqml-introdu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s.google.com/maps/documentation"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4734</Words>
  <Characters>26041</Characters>
  <Application>Microsoft Office Word</Application>
  <DocSecurity>0</DocSecurity>
  <Lines>217</Lines>
  <Paragraphs>61</Paragraphs>
  <ScaleCrop>false</ScaleCrop>
  <Company/>
  <LinksUpToDate>false</LinksUpToDate>
  <CharactersWithSpaces>30714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Nº 03</dc:title>
  <dc:creator>Administrador</dc:creator>
  <cp:lastModifiedBy>Guliana Lulichac Ramos</cp:lastModifiedBy>
  <cp:revision>2</cp:revision>
  <dcterms:created xsi:type="dcterms:W3CDTF">2026-04-30T06:23:00Z</dcterms:created>
  <dcterms:modified xsi:type="dcterms:W3CDTF">2026-04-30T06:23:00Z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2019-05-02T00:00:00Z</vt:filetime>
  </property>
  <property fmtid="{D5CDD505-2E9C-101B-9397-08002B2CF9AE}" pid="3" name="Creator">
    <vt:lpwstr>Microsoft® Word para Office 365</vt:lpwstr>
  </property>
  <property fmtid="{D5CDD505-2E9C-101B-9397-08002B2CF9AE}" pid="4" name="LastSaved">
    <vt:filetime>2026-04-20T00:00:00Z</vt:filetime>
  </property>
  <property fmtid="{D5CDD505-2E9C-101B-9397-08002B2CF9AE}" pid="5" name="Producer">
    <vt:lpwstr>Microsoft® Word para Office 365</vt:lpwstr>
  </property>
</Properties>
</file>